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DF14B" w14:textId="77777777" w:rsidR="00DE4142" w:rsidRPr="0021100C" w:rsidRDefault="00DE4142" w:rsidP="00DE4142">
      <w:pPr>
        <w:jc w:val="center"/>
        <w:rPr>
          <w:b/>
          <w:sz w:val="24"/>
        </w:rPr>
      </w:pPr>
    </w:p>
    <w:p w14:paraId="71BE8177" w14:textId="77777777" w:rsidR="00DE4142" w:rsidRDefault="00DE4142" w:rsidP="00DE4142">
      <w:pPr>
        <w:jc w:val="center"/>
        <w:rPr>
          <w:b/>
          <w:sz w:val="24"/>
        </w:rPr>
      </w:pPr>
      <w:r w:rsidRPr="0021100C">
        <w:rPr>
          <w:rFonts w:hint="eastAsia"/>
          <w:b/>
          <w:sz w:val="24"/>
        </w:rPr>
        <w:t>Pul</w:t>
      </w:r>
      <w:r>
        <w:rPr>
          <w:rFonts w:hint="eastAsia"/>
          <w:b/>
          <w:sz w:val="24"/>
        </w:rPr>
        <w:t>monary lobar</w:t>
      </w:r>
      <w:r w:rsidRPr="0021100C">
        <w:rPr>
          <w:rFonts w:hint="eastAsia"/>
          <w:b/>
          <w:sz w:val="24"/>
        </w:rPr>
        <w:t xml:space="preserve"> segmentation from computed tomography scans based on statistical shape model</w:t>
      </w:r>
    </w:p>
    <w:p w14:paraId="3479AD6A" w14:textId="77777777" w:rsidR="008E664D" w:rsidRPr="0021100C" w:rsidRDefault="008E664D" w:rsidP="00DE4142">
      <w:pPr>
        <w:jc w:val="center"/>
        <w:rPr>
          <w:b/>
          <w:sz w:val="24"/>
        </w:rPr>
      </w:pPr>
    </w:p>
    <w:p w14:paraId="3AFE86A9" w14:textId="77777777" w:rsidR="008E664D" w:rsidRDefault="008E664D" w:rsidP="008E664D">
      <w:pPr>
        <w:jc w:val="center"/>
        <w:rPr>
          <w:rFonts w:cstheme="minorHAnsi"/>
          <w:vertAlign w:val="superscript"/>
        </w:rPr>
      </w:pPr>
      <w:r>
        <w:rPr>
          <w:rFonts w:eastAsia="宋体" w:cstheme="minorHAnsi" w:hint="eastAsia"/>
          <w:u w:val="single"/>
        </w:rPr>
        <w:t>Zhang</w:t>
      </w:r>
      <w:r>
        <w:rPr>
          <w:rFonts w:cstheme="minorHAnsi"/>
          <w:u w:val="single"/>
        </w:rPr>
        <w:t>,</w:t>
      </w:r>
      <w:r>
        <w:rPr>
          <w:rFonts w:eastAsia="宋体" w:cstheme="minorHAnsi" w:hint="eastAsia"/>
          <w:u w:val="single"/>
        </w:rPr>
        <w:t xml:space="preserve"> Y</w:t>
      </w:r>
      <w:r>
        <w:rPr>
          <w:rFonts w:cstheme="minorHAnsi"/>
          <w:u w:val="single"/>
        </w:rPr>
        <w:t>.</w:t>
      </w:r>
      <w:r>
        <w:rPr>
          <w:rFonts w:cstheme="minorHAnsi"/>
          <w:vertAlign w:val="superscript"/>
        </w:rPr>
        <w:t>1</w:t>
      </w:r>
      <w:r>
        <w:rPr>
          <w:rFonts w:cstheme="minorHAnsi"/>
        </w:rPr>
        <w:t xml:space="preserve">, </w:t>
      </w:r>
      <w:r>
        <w:rPr>
          <w:rFonts w:eastAsia="宋体" w:cstheme="minorHAnsi" w:hint="eastAsia"/>
        </w:rPr>
        <w:t>Osanlouy</w:t>
      </w:r>
      <w:r>
        <w:rPr>
          <w:rFonts w:cstheme="minorHAnsi"/>
        </w:rPr>
        <w:t xml:space="preserve">, </w:t>
      </w:r>
      <w:r>
        <w:rPr>
          <w:rFonts w:eastAsia="宋体" w:cstheme="minorHAnsi" w:hint="eastAsia"/>
        </w:rPr>
        <w:t>M</w:t>
      </w:r>
      <w:r>
        <w:rPr>
          <w:rFonts w:cstheme="minorHAnsi"/>
        </w:rPr>
        <w:t>.</w:t>
      </w:r>
      <w:r>
        <w:rPr>
          <w:rFonts w:cstheme="minorHAnsi"/>
          <w:vertAlign w:val="superscript"/>
        </w:rPr>
        <w:t>1</w:t>
      </w:r>
      <w:r>
        <w:rPr>
          <w:rFonts w:cstheme="minorHAnsi"/>
        </w:rPr>
        <w:t xml:space="preserve">, </w:t>
      </w:r>
      <w:r>
        <w:rPr>
          <w:rFonts w:eastAsia="宋体" w:cstheme="minorHAnsi" w:hint="eastAsia"/>
        </w:rPr>
        <w:t>Clark</w:t>
      </w:r>
      <w:r>
        <w:rPr>
          <w:rFonts w:cstheme="minorHAnsi"/>
        </w:rPr>
        <w:t>, A.</w:t>
      </w:r>
      <w:r>
        <w:rPr>
          <w:rFonts w:eastAsia="宋体" w:cstheme="minorHAnsi" w:hint="eastAsia"/>
        </w:rPr>
        <w:t>R</w:t>
      </w:r>
      <w:r>
        <w:rPr>
          <w:rFonts w:cstheme="minorHAnsi"/>
        </w:rPr>
        <w:t>.</w:t>
      </w:r>
      <w:r>
        <w:rPr>
          <w:rFonts w:cstheme="minorHAnsi"/>
          <w:vertAlign w:val="superscript"/>
        </w:rPr>
        <w:t>1</w:t>
      </w:r>
      <w:r>
        <w:rPr>
          <w:rFonts w:cstheme="minorHAnsi"/>
        </w:rPr>
        <w:t xml:space="preserve">, </w:t>
      </w:r>
      <w:r>
        <w:rPr>
          <w:rFonts w:eastAsia="宋体" w:cstheme="minorHAnsi" w:hint="eastAsia"/>
        </w:rPr>
        <w:t>Hoffman</w:t>
      </w:r>
      <w:r>
        <w:rPr>
          <w:rFonts w:cstheme="minorHAnsi"/>
        </w:rPr>
        <w:t xml:space="preserve">, </w:t>
      </w:r>
      <w:r>
        <w:rPr>
          <w:rFonts w:eastAsia="宋体" w:cstheme="minorHAnsi" w:hint="eastAsia"/>
        </w:rPr>
        <w:t>E.A</w:t>
      </w:r>
      <w:r>
        <w:rPr>
          <w:rFonts w:cstheme="minorHAnsi"/>
        </w:rPr>
        <w:t>.</w:t>
      </w:r>
      <w:r>
        <w:rPr>
          <w:rFonts w:cstheme="minorHAnsi"/>
          <w:vertAlign w:val="superscript"/>
        </w:rPr>
        <w:t>2</w:t>
      </w:r>
      <w:r>
        <w:rPr>
          <w:rFonts w:cstheme="minorHAnsi"/>
        </w:rPr>
        <w:t xml:space="preserve">, </w:t>
      </w:r>
      <w:r>
        <w:rPr>
          <w:rFonts w:eastAsia="宋体" w:cstheme="minorHAnsi" w:hint="eastAsia"/>
        </w:rPr>
        <w:t>Tawhai, M.H</w:t>
      </w:r>
      <w:r>
        <w:rPr>
          <w:rFonts w:cstheme="minorHAnsi"/>
          <w:vertAlign w:val="superscript"/>
        </w:rPr>
        <w:t>1</w:t>
      </w:r>
    </w:p>
    <w:p w14:paraId="5180E25A" w14:textId="77777777" w:rsidR="008E664D" w:rsidRDefault="008E664D" w:rsidP="008E664D">
      <w:pPr>
        <w:spacing w:before="120"/>
        <w:jc w:val="center"/>
        <w:rPr>
          <w:rFonts w:cstheme="minorHAnsi"/>
        </w:rPr>
      </w:pPr>
      <w:r>
        <w:rPr>
          <w:rFonts w:cstheme="minorHAnsi"/>
          <w:vertAlign w:val="superscript"/>
        </w:rPr>
        <w:t>1</w:t>
      </w:r>
      <w:r>
        <w:rPr>
          <w:rFonts w:eastAsia="宋体" w:cstheme="minorHAnsi" w:hint="eastAsia"/>
        </w:rPr>
        <w:t>Auckland Bioengineering Institute</w:t>
      </w:r>
      <w:r>
        <w:rPr>
          <w:rFonts w:cstheme="minorHAnsi"/>
        </w:rPr>
        <w:t xml:space="preserve">, University of </w:t>
      </w:r>
      <w:r>
        <w:rPr>
          <w:rFonts w:eastAsia="宋体" w:cstheme="minorHAnsi" w:hint="eastAsia"/>
        </w:rPr>
        <w:t>Auckland</w:t>
      </w:r>
      <w:r>
        <w:rPr>
          <w:rFonts w:cstheme="minorHAnsi"/>
        </w:rPr>
        <w:t xml:space="preserve">, </w:t>
      </w:r>
      <w:r>
        <w:rPr>
          <w:rFonts w:eastAsia="宋体" w:cstheme="minorHAnsi" w:hint="eastAsia"/>
        </w:rPr>
        <w:t>Auckland</w:t>
      </w:r>
      <w:r>
        <w:rPr>
          <w:rFonts w:cstheme="minorHAnsi"/>
        </w:rPr>
        <w:t xml:space="preserve">, NZ, </w:t>
      </w:r>
      <w:r>
        <w:rPr>
          <w:rFonts w:cstheme="minorHAnsi"/>
          <w:vertAlign w:val="superscript"/>
        </w:rPr>
        <w:t>2</w:t>
      </w:r>
      <w:r>
        <w:rPr>
          <w:rFonts w:cstheme="minorHAnsi"/>
        </w:rPr>
        <w:t xml:space="preserve">Department of </w:t>
      </w:r>
      <w:r>
        <w:rPr>
          <w:rFonts w:eastAsia="宋体" w:cstheme="minorHAnsi" w:hint="eastAsia"/>
        </w:rPr>
        <w:t>Radiology and Biomedical Engineering</w:t>
      </w:r>
      <w:r>
        <w:rPr>
          <w:rFonts w:cstheme="minorHAnsi"/>
        </w:rPr>
        <w:t xml:space="preserve">, University of </w:t>
      </w:r>
      <w:r>
        <w:rPr>
          <w:rFonts w:eastAsia="宋体" w:cstheme="minorHAnsi" w:hint="eastAsia"/>
        </w:rPr>
        <w:t>Iowa Carver College of Medicine</w:t>
      </w:r>
      <w:r>
        <w:rPr>
          <w:rFonts w:cstheme="minorHAnsi"/>
        </w:rPr>
        <w:t xml:space="preserve">, </w:t>
      </w:r>
      <w:r>
        <w:rPr>
          <w:rFonts w:eastAsia="宋体" w:cstheme="minorHAnsi" w:hint="eastAsia"/>
        </w:rPr>
        <w:t>Iowa City</w:t>
      </w:r>
      <w:r>
        <w:rPr>
          <w:rFonts w:cstheme="minorHAnsi"/>
        </w:rPr>
        <w:t xml:space="preserve">, </w:t>
      </w:r>
      <w:r>
        <w:rPr>
          <w:rFonts w:eastAsia="宋体" w:cstheme="minorHAnsi" w:hint="eastAsia"/>
        </w:rPr>
        <w:t>IA, US.</w:t>
      </w:r>
    </w:p>
    <w:p w14:paraId="5878722E" w14:textId="77777777" w:rsidR="00DE4142" w:rsidRPr="008E664D" w:rsidRDefault="00DE4142" w:rsidP="00DE4142"/>
    <w:p w14:paraId="1FC14699" w14:textId="77777777" w:rsidR="00DE4142" w:rsidRPr="00A10594" w:rsidRDefault="0003246B" w:rsidP="00DE4142">
      <w:pPr>
        <w:rPr>
          <w:b/>
          <w:sz w:val="24"/>
        </w:rPr>
      </w:pPr>
      <w:r w:rsidRPr="00A10594">
        <w:rPr>
          <w:rFonts w:hint="eastAsia"/>
          <w:b/>
          <w:sz w:val="24"/>
        </w:rPr>
        <w:t>Abstract</w:t>
      </w:r>
    </w:p>
    <w:p w14:paraId="54BE2709" w14:textId="1DF4F86C" w:rsidR="0003246B" w:rsidRPr="00221E24" w:rsidRDefault="0003246B" w:rsidP="0003246B">
      <w:pPr>
        <w:spacing w:line="240" w:lineRule="exact"/>
        <w:rPr>
          <w:rFonts w:cs="Calibri"/>
        </w:rPr>
      </w:pPr>
      <w:r w:rsidRPr="00221E24">
        <w:rPr>
          <w:rFonts w:cs="Calibri"/>
        </w:rPr>
        <w:t>Automatic i</w:t>
      </w:r>
      <w:r w:rsidRPr="00221E24">
        <w:rPr>
          <w:rFonts w:cs="Calibri" w:hint="eastAsia"/>
        </w:rPr>
        <w:t xml:space="preserve">dentification of </w:t>
      </w:r>
      <w:commentRangeStart w:id="0"/>
      <w:ins w:id="1" w:author="Microsoft Office User" w:date="2017-01-18T21:01:00Z">
        <w:r w:rsidR="00467BEF">
          <w:rPr>
            <w:rFonts w:cs="Calibri"/>
          </w:rPr>
          <w:t xml:space="preserve">pulmonary </w:t>
        </w:r>
      </w:ins>
      <w:r w:rsidRPr="00221E24">
        <w:rPr>
          <w:rFonts w:cs="Calibri" w:hint="eastAsia"/>
        </w:rPr>
        <w:t xml:space="preserve">lobes </w:t>
      </w:r>
      <w:r w:rsidRPr="00221E24">
        <w:rPr>
          <w:rFonts w:cs="Calibri"/>
        </w:rPr>
        <w:t xml:space="preserve">from imaging is important in </w:t>
      </w:r>
      <w:r w:rsidRPr="00221E24">
        <w:rPr>
          <w:rFonts w:cs="Calibri" w:hint="eastAsia"/>
        </w:rPr>
        <w:t xml:space="preserve">lung disease assessment and treatment planning. </w:t>
      </w:r>
      <w:ins w:id="2" w:author="Microsoft Office User" w:date="2017-01-18T21:01:00Z">
        <w:r w:rsidR="00467BEF">
          <w:rPr>
            <w:rFonts w:cs="Calibri"/>
          </w:rPr>
          <w:t xml:space="preserve">However, the pulmonary lobar fissure can be difficult to detect automatically, as it is thin, can often run close to the imaging plane, and </w:t>
        </w:r>
      </w:ins>
      <w:ins w:id="3" w:author="Microsoft Office User" w:date="2017-01-18T21:02:00Z">
        <w:r w:rsidR="008E26F6">
          <w:rPr>
            <w:rFonts w:cs="Calibri"/>
          </w:rPr>
          <w:t>can be obscured by or confused with features of disease.</w:t>
        </w:r>
      </w:ins>
      <w:ins w:id="4" w:author="Microsoft Office User" w:date="2017-01-18T21:03:00Z">
        <w:r w:rsidR="008E26F6">
          <w:rPr>
            <w:rFonts w:cs="Calibri"/>
          </w:rPr>
          <w:t xml:space="preserve"> </w:t>
        </w:r>
      </w:ins>
      <w:r w:rsidRPr="00221E24">
        <w:rPr>
          <w:rFonts w:cs="Calibri" w:hint="eastAsia"/>
        </w:rPr>
        <w:t>In this study,</w:t>
      </w:r>
      <w:r w:rsidRPr="00221E24">
        <w:rPr>
          <w:rFonts w:cs="Calibri"/>
        </w:rPr>
        <w:t xml:space="preserve"> we</w:t>
      </w:r>
      <w:r w:rsidRPr="00221E24">
        <w:rPr>
          <w:rFonts w:cs="Calibri" w:hint="eastAsia"/>
        </w:rPr>
        <w:t xml:space="preserve"> </w:t>
      </w:r>
      <w:ins w:id="5" w:author="Microsoft Office User" w:date="2017-01-18T21:03:00Z">
        <w:r w:rsidR="008E26F6">
          <w:rPr>
            <w:rFonts w:cs="Calibri"/>
          </w:rPr>
          <w:t xml:space="preserve">aim to overcome difficulties in identifying pulmonary fissures by </w:t>
        </w:r>
      </w:ins>
      <w:r w:rsidRPr="00221E24">
        <w:rPr>
          <w:rFonts w:cs="Calibri" w:hint="eastAsia"/>
        </w:rPr>
        <w:t>us</w:t>
      </w:r>
      <w:ins w:id="6" w:author="Microsoft Office User" w:date="2017-01-18T21:03:00Z">
        <w:r w:rsidR="008E26F6">
          <w:rPr>
            <w:rFonts w:cs="Calibri"/>
          </w:rPr>
          <w:t>ing</w:t>
        </w:r>
      </w:ins>
      <w:del w:id="7" w:author="Microsoft Office User" w:date="2017-01-18T21:03:00Z">
        <w:r w:rsidRPr="00221E24" w:rsidDel="008E26F6">
          <w:rPr>
            <w:rFonts w:cs="Calibri" w:hint="eastAsia"/>
          </w:rPr>
          <w:delText>e</w:delText>
        </w:r>
      </w:del>
      <w:r w:rsidRPr="00221E24">
        <w:rPr>
          <w:rFonts w:cs="Calibri" w:hint="eastAsia"/>
        </w:rPr>
        <w:t xml:space="preserve"> </w:t>
      </w:r>
      <w:commentRangeEnd w:id="0"/>
      <w:r w:rsidR="009A0786">
        <w:rPr>
          <w:rStyle w:val="CommentReference"/>
        </w:rPr>
        <w:commentReference w:id="0"/>
      </w:r>
      <w:r w:rsidRPr="00221E24">
        <w:rPr>
          <w:rFonts w:cs="Calibri" w:hint="eastAsia"/>
        </w:rPr>
        <w:t xml:space="preserve">a statistical shape model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an</w:t>
      </w:r>
      <w:r w:rsidRPr="00221E24">
        <w:rPr>
          <w:rFonts w:cs="Calibri" w:hint="eastAsia"/>
        </w:rPr>
        <w:t xml:space="preserve"> average lob</w:t>
      </w:r>
      <w:r w:rsidRPr="00221E24">
        <w:rPr>
          <w:rFonts w:cs="Calibri"/>
        </w:rPr>
        <w:t>ar</w:t>
      </w:r>
      <w:r w:rsidRPr="00221E24">
        <w:rPr>
          <w:rFonts w:cs="Calibri" w:hint="eastAsia"/>
        </w:rPr>
        <w:t xml:space="preserve"> model</w:t>
      </w:r>
      <w:r w:rsidRPr="00221E24">
        <w:rPr>
          <w:rFonts w:cs="Calibri"/>
        </w:rPr>
        <w:t xml:space="preserve"> onto an individual’s lung shape</w:t>
      </w:r>
      <w:r w:rsidRPr="00221E24">
        <w:rPr>
          <w:rFonts w:cs="Calibri" w:hint="eastAsia"/>
        </w:rPr>
        <w:t>, we predict fissure locations approximate</w:t>
      </w:r>
      <w:r w:rsidRPr="00221E24">
        <w:rPr>
          <w:rFonts w:cs="Calibri"/>
        </w:rPr>
        <w:t>ly</w:t>
      </w:r>
      <w:r w:rsidRPr="00221E24">
        <w:rPr>
          <w:rFonts w:cs="Calibri" w:hint="eastAsia"/>
        </w:rPr>
        <w:t>,</w:t>
      </w:r>
      <w:r w:rsidRPr="00221E24">
        <w:rPr>
          <w:rFonts w:cs="Calibri"/>
        </w:rPr>
        <w:t xml:space="preserve"> to refine our search region for lobar structures</w:t>
      </w:r>
      <w:r w:rsidRPr="00221E24">
        <w:rPr>
          <w:rFonts w:cs="Calibri" w:hint="eastAsia"/>
        </w:rPr>
        <w:t xml:space="preserve">. Then, </w:t>
      </w:r>
      <w:r w:rsidRPr="00221E24">
        <w:rPr>
          <w:rFonts w:cs="Calibri"/>
        </w:rPr>
        <w:t>we use 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 xml:space="preserve">A smooth multi-level B-spline curve is fitted to the most fissure-like points (those with high </w:t>
      </w:r>
      <w:r w:rsidR="00450335">
        <w:rPr>
          <w:rFonts w:cs="Calibri" w:hint="eastAsia"/>
        </w:rPr>
        <w:t>fissure probability</w:t>
      </w:r>
      <w:r w:rsidRPr="00221E24">
        <w:rPr>
          <w:rFonts w:cs="Calibri"/>
        </w:rPr>
        <w:t xml:space="preserve">) and the fitted fissure plane is extrapolated to the lung boundaries. The method was tested on 20 inspiratory and expiratory CT scans in healthy young subjects and older subjects with </w:t>
      </w:r>
      <w:r>
        <w:rPr>
          <w:sz w:val="22"/>
          <w:szCs w:val="22"/>
        </w:rPr>
        <w:t xml:space="preserve">idiopathic </w:t>
      </w:r>
      <w:r w:rsidR="00450335">
        <w:rPr>
          <w:rFonts w:cs="Calibri"/>
        </w:rPr>
        <w:t>pulmonary fibrosis</w:t>
      </w:r>
      <w:r w:rsidRPr="00221E24">
        <w:rPr>
          <w:rFonts w:cs="Calibri"/>
        </w:rPr>
        <w:t xml:space="preserve">. A quantitative evaluation showed that the </w:t>
      </w:r>
      <w:r w:rsidR="002E45DB">
        <w:rPr>
          <w:rFonts w:cs="Calibri" w:hint="eastAsia"/>
        </w:rPr>
        <w:t xml:space="preserve">mean difference </w:t>
      </w:r>
      <w:r w:rsidR="00366CAB">
        <w:rPr>
          <w:rFonts w:cs="Calibri" w:hint="eastAsia"/>
        </w:rPr>
        <w:t xml:space="preserve">of left oblique, right horizontal and right oblique fissure </w:t>
      </w:r>
      <w:r w:rsidR="002E45DB">
        <w:rPr>
          <w:rFonts w:cs="Calibri" w:hint="eastAsia"/>
        </w:rPr>
        <w:t>to the reference</w:t>
      </w:r>
      <w:r w:rsidR="00366CAB">
        <w:rPr>
          <w:rFonts w:cs="Calibri" w:hint="eastAsia"/>
        </w:rPr>
        <w:t xml:space="preserve"> was</w:t>
      </w:r>
      <w:r w:rsidRPr="00221E24">
        <w:rPr>
          <w:rFonts w:cs="Calibri"/>
        </w:rPr>
        <w:t xml:space="preserve"> </w:t>
      </w:r>
      <w:r w:rsidR="00366CAB">
        <w:rPr>
          <w:rFonts w:hint="eastAsia"/>
        </w:rPr>
        <w:t xml:space="preserve">2.06mm, 4.06mm and 2.85mm for </w:t>
      </w:r>
      <w:r w:rsidR="00366CAB" w:rsidRPr="00221E24">
        <w:rPr>
          <w:rFonts w:cs="Calibri"/>
        </w:rPr>
        <w:t>healthy cases</w:t>
      </w:r>
      <w:r w:rsidR="00366CAB">
        <w:rPr>
          <w:rFonts w:hint="eastAsia"/>
        </w:rPr>
        <w:t xml:space="preserve"> and 3.41mm, 5.79mm and 5.01mm </w:t>
      </w:r>
      <w:r w:rsidR="00366CAB" w:rsidRPr="00221E24">
        <w:rPr>
          <w:rFonts w:cs="Calibri"/>
        </w:rPr>
        <w:t>for pathological cases</w:t>
      </w:r>
      <w:r w:rsidR="00366CAB">
        <w:rPr>
          <w:rFonts w:cs="Calibri" w:hint="eastAsia"/>
        </w:rPr>
        <w:t>.</w:t>
      </w:r>
    </w:p>
    <w:p w14:paraId="1DEC5ABD" w14:textId="77777777" w:rsidR="0003246B" w:rsidRPr="0003246B" w:rsidRDefault="0003246B" w:rsidP="00DE4142"/>
    <w:p w14:paraId="0F61CFAB" w14:textId="77777777" w:rsidR="00DE4142" w:rsidRPr="00924A52" w:rsidRDefault="00DE4142" w:rsidP="00DE4142">
      <w:pPr>
        <w:rPr>
          <w:b/>
          <w:sz w:val="24"/>
        </w:rPr>
      </w:pPr>
      <w:r w:rsidRPr="00924A52">
        <w:rPr>
          <w:rFonts w:hint="eastAsia"/>
          <w:b/>
          <w:sz w:val="24"/>
        </w:rPr>
        <w:t>1 Introduction</w:t>
      </w:r>
    </w:p>
    <w:p w14:paraId="36687FC7" w14:textId="174833C6" w:rsidR="00DE4142" w:rsidRPr="00445BC3" w:rsidRDefault="00DE4142" w:rsidP="00FF1CFC">
      <w:pPr>
        <w:rPr>
          <w:szCs w:val="22"/>
        </w:rPr>
      </w:pPr>
      <w:r w:rsidRPr="00445BC3">
        <w:rPr>
          <w:rFonts w:hint="eastAsia"/>
          <w:szCs w:val="22"/>
        </w:rPr>
        <w:t xml:space="preserve">Human lungs are divided into five </w:t>
      </w:r>
      <w:ins w:id="8" w:author="Microsoft Office User" w:date="2017-01-23T08:51:00Z">
        <w:r w:rsidR="00685A60">
          <w:rPr>
            <w:szCs w:val="22"/>
          </w:rPr>
          <w:t xml:space="preserve">lobes which form </w:t>
        </w:r>
      </w:ins>
      <w:r w:rsidRPr="00445BC3">
        <w:rPr>
          <w:rFonts w:hint="eastAsia"/>
          <w:szCs w:val="22"/>
        </w:rPr>
        <w:t>distinct anatomical regions</w:t>
      </w:r>
      <w:ins w:id="9" w:author="Microsoft Office User" w:date="2017-01-23T08:51:00Z">
        <w:r w:rsidR="00685A60">
          <w:rPr>
            <w:szCs w:val="22"/>
          </w:rPr>
          <w:t xml:space="preserve"> separated by a fissure</w:t>
        </w:r>
      </w:ins>
      <w:del w:id="10" w:author="Microsoft Office User" w:date="2017-01-23T08:51:00Z">
        <w:r w:rsidRPr="00445BC3" w:rsidDel="00685A60">
          <w:rPr>
            <w:rFonts w:hint="eastAsia"/>
            <w:szCs w:val="22"/>
          </w:rPr>
          <w:delText xml:space="preserve">, which </w:delText>
        </w:r>
        <w:r w:rsidR="00173EA0" w:rsidDel="00685A60">
          <w:rPr>
            <w:rFonts w:hint="eastAsia"/>
            <w:szCs w:val="22"/>
          </w:rPr>
          <w:delText>are called the pulmonary lobes</w:delText>
        </w:r>
      </w:del>
      <w:r w:rsidR="00173EA0">
        <w:rPr>
          <w:rFonts w:hint="eastAsia"/>
          <w:szCs w:val="22"/>
        </w:rPr>
        <w:t>.</w:t>
      </w:r>
      <w:r w:rsidR="0003246B">
        <w:rPr>
          <w:rFonts w:hint="eastAsia"/>
          <w:szCs w:val="22"/>
        </w:rPr>
        <w:t xml:space="preserve"> </w:t>
      </w:r>
      <w:commentRangeStart w:id="11"/>
      <w:del w:id="12" w:author="Microsoft Office User" w:date="2017-01-23T08:51:00Z">
        <w:r w:rsidR="00173EA0" w:rsidRPr="00FF1CFC" w:rsidDel="00685A60">
          <w:rPr>
            <w:szCs w:val="22"/>
            <w:highlight w:val="yellow"/>
            <w:rPrChange w:id="13" w:author="Microsoft Office User" w:date="2017-01-23T09:32:00Z">
              <w:rPr>
                <w:szCs w:val="22"/>
              </w:rPr>
            </w:rPrChange>
          </w:rPr>
          <w:delText>T</w:delText>
        </w:r>
        <w:r w:rsidRPr="00FF1CFC" w:rsidDel="00685A60">
          <w:rPr>
            <w:szCs w:val="22"/>
            <w:highlight w:val="yellow"/>
            <w:rPrChange w:id="14" w:author="Microsoft Office User" w:date="2017-01-23T09:32:00Z">
              <w:rPr>
                <w:szCs w:val="22"/>
              </w:rPr>
            </w:rPrChange>
          </w:rPr>
          <w:delText>he extraction</w:delText>
        </w:r>
      </w:del>
      <w:ins w:id="15" w:author="Microsoft Office User" w:date="2017-01-23T08:51:00Z">
        <w:r w:rsidR="00685A60" w:rsidRPr="00FF1CFC">
          <w:rPr>
            <w:szCs w:val="22"/>
            <w:highlight w:val="yellow"/>
            <w:rPrChange w:id="16" w:author="Microsoft Office User" w:date="2017-01-23T09:32:00Z">
              <w:rPr>
                <w:szCs w:val="22"/>
              </w:rPr>
            </w:rPrChange>
          </w:rPr>
          <w:t>Identification</w:t>
        </w:r>
      </w:ins>
      <w:r w:rsidRPr="00FF1CFC">
        <w:rPr>
          <w:szCs w:val="22"/>
          <w:highlight w:val="yellow"/>
          <w:rPrChange w:id="17" w:author="Microsoft Office User" w:date="2017-01-23T09:32:00Z">
            <w:rPr>
              <w:szCs w:val="22"/>
            </w:rPr>
          </w:rPrChange>
        </w:rPr>
        <w:t xml:space="preserve"> of these lobes</w:t>
      </w:r>
      <w:ins w:id="18" w:author="Microsoft Office User" w:date="2017-01-23T08:51:00Z">
        <w:r w:rsidR="00685A60" w:rsidRPr="00FF1CFC">
          <w:rPr>
            <w:szCs w:val="22"/>
            <w:highlight w:val="yellow"/>
            <w:rPrChange w:id="19" w:author="Microsoft Office User" w:date="2017-01-23T09:32:00Z">
              <w:rPr>
                <w:szCs w:val="22"/>
              </w:rPr>
            </w:rPrChange>
          </w:rPr>
          <w:t xml:space="preserve"> in imaging</w:t>
        </w:r>
      </w:ins>
      <w:r w:rsidRPr="00FF1CFC">
        <w:rPr>
          <w:szCs w:val="22"/>
          <w:highlight w:val="yellow"/>
          <w:rPrChange w:id="20" w:author="Microsoft Office User" w:date="2017-01-23T09:32:00Z">
            <w:rPr>
              <w:szCs w:val="22"/>
            </w:rPr>
          </w:rPrChange>
        </w:rPr>
        <w:t xml:space="preserve"> is of great importance </w:t>
      </w:r>
      <w:ins w:id="21" w:author="Microsoft Office User" w:date="2017-01-23T08:52:00Z">
        <w:r w:rsidR="00685A60" w:rsidRPr="00FF1CFC">
          <w:rPr>
            <w:szCs w:val="22"/>
            <w:highlight w:val="yellow"/>
            <w:rPrChange w:id="22" w:author="Microsoft Office User" w:date="2017-01-23T09:32:00Z">
              <w:rPr>
                <w:szCs w:val="22"/>
              </w:rPr>
            </w:rPrChange>
          </w:rPr>
          <w:t xml:space="preserve">for assessment of </w:t>
        </w:r>
      </w:ins>
      <w:del w:id="23" w:author="Microsoft Office User" w:date="2017-01-23T08:52:00Z">
        <w:r w:rsidRPr="00FF1CFC" w:rsidDel="00685A60">
          <w:rPr>
            <w:szCs w:val="22"/>
            <w:highlight w:val="yellow"/>
            <w:rPrChange w:id="24" w:author="Microsoft Office User" w:date="2017-01-23T09:32:00Z">
              <w:rPr>
                <w:szCs w:val="22"/>
              </w:rPr>
            </w:rPrChange>
          </w:rPr>
          <w:delText xml:space="preserve">in applications of </w:delText>
        </w:r>
      </w:del>
      <w:r w:rsidRPr="00FF1CFC">
        <w:rPr>
          <w:szCs w:val="22"/>
          <w:highlight w:val="yellow"/>
          <w:rPrChange w:id="25" w:author="Microsoft Office User" w:date="2017-01-23T09:32:00Z">
            <w:rPr>
              <w:szCs w:val="22"/>
            </w:rPr>
          </w:rPrChange>
        </w:rPr>
        <w:t xml:space="preserve">lung disease </w:t>
      </w:r>
      <w:del w:id="26" w:author="Microsoft Office User" w:date="2017-01-23T08:52:00Z">
        <w:r w:rsidRPr="00FF1CFC" w:rsidDel="00685A60">
          <w:rPr>
            <w:szCs w:val="22"/>
            <w:highlight w:val="yellow"/>
            <w:rPrChange w:id="27" w:author="Microsoft Office User" w:date="2017-01-23T09:32:00Z">
              <w:rPr>
                <w:szCs w:val="22"/>
              </w:rPr>
            </w:rPrChange>
          </w:rPr>
          <w:delText xml:space="preserve">assessment </w:delText>
        </w:r>
      </w:del>
      <w:ins w:id="28" w:author="Microsoft Office User" w:date="2017-01-23T08:52:00Z">
        <w:r w:rsidR="00685A60" w:rsidRPr="00FF1CFC">
          <w:rPr>
            <w:szCs w:val="22"/>
            <w:highlight w:val="yellow"/>
            <w:rPrChange w:id="29" w:author="Microsoft Office User" w:date="2017-01-23T09:32:00Z">
              <w:rPr>
                <w:szCs w:val="22"/>
              </w:rPr>
            </w:rPrChange>
          </w:rPr>
          <w:t xml:space="preserve">severity </w:t>
        </w:r>
      </w:ins>
      <w:r w:rsidRPr="00FF1CFC">
        <w:rPr>
          <w:szCs w:val="22"/>
          <w:highlight w:val="yellow"/>
          <w:rPrChange w:id="30" w:author="Microsoft Office User" w:date="2017-01-23T09:32:00Z">
            <w:rPr>
              <w:szCs w:val="22"/>
            </w:rPr>
          </w:rPrChange>
        </w:rPr>
        <w:t>and treatment planning</w:t>
      </w:r>
      <w:ins w:id="31" w:author="Microsoft Office User" w:date="2017-01-23T08:52:00Z">
        <w:r w:rsidR="00685A60" w:rsidRPr="00FF1CFC">
          <w:rPr>
            <w:szCs w:val="22"/>
            <w:highlight w:val="yellow"/>
            <w:rPrChange w:id="32" w:author="Microsoft Office User" w:date="2017-01-23T09:32:00Z">
              <w:rPr>
                <w:szCs w:val="22"/>
              </w:rPr>
            </w:rPrChange>
          </w:rPr>
          <w:t xml:space="preserve"> [ref]</w:t>
        </w:r>
      </w:ins>
      <w:r w:rsidRPr="00FF1CFC">
        <w:rPr>
          <w:szCs w:val="22"/>
          <w:highlight w:val="yellow"/>
          <w:rPrChange w:id="33" w:author="Microsoft Office User" w:date="2017-01-23T09:32:00Z">
            <w:rPr>
              <w:szCs w:val="22"/>
            </w:rPr>
          </w:rPrChange>
        </w:rPr>
        <w:t>. For clinical applications, the distribution and location of pulmonary disease are beneficial for doctors to recognize pathogenesis, guide therapy and have further value in surgical planning</w:t>
      </w:r>
      <w:r w:rsidRPr="00445BC3">
        <w:rPr>
          <w:rFonts w:hint="eastAsia"/>
          <w:szCs w:val="22"/>
        </w:rPr>
        <w:t xml:space="preserve">. </w:t>
      </w:r>
      <w:commentRangeEnd w:id="11"/>
      <w:r w:rsidR="00AC7788">
        <w:rPr>
          <w:rStyle w:val="CommentReference"/>
        </w:rPr>
        <w:commentReference w:id="11"/>
      </w:r>
      <w:ins w:id="34" w:author="Microsoft Office User" w:date="2017-01-23T09:28:00Z">
        <w:r w:rsidR="00FF1CFC">
          <w:rPr>
            <w:szCs w:val="22"/>
          </w:rPr>
          <w:t xml:space="preserve">The lobes are difficult to segment automatically as they </w:t>
        </w:r>
      </w:ins>
      <w:ins w:id="35" w:author="Microsoft Office User" w:date="2017-01-23T09:29:00Z">
        <w:r w:rsidR="00FF1CFC">
          <w:rPr>
            <w:szCs w:val="22"/>
          </w:rPr>
          <w:t xml:space="preserve">can </w:t>
        </w:r>
      </w:ins>
      <w:ins w:id="36" w:author="Microsoft Office User" w:date="2017-01-23T09:28:00Z">
        <w:r w:rsidR="00FF1CFC">
          <w:rPr>
            <w:szCs w:val="22"/>
          </w:rPr>
          <w:t>appear as</w:t>
        </w:r>
      </w:ins>
      <w:ins w:id="37" w:author="Microsoft Office User" w:date="2017-01-23T09:29:00Z">
        <w:r w:rsidR="00FF1CFC">
          <w:rPr>
            <w:szCs w:val="22"/>
          </w:rPr>
          <w:t xml:space="preserve"> faint or fuzzy lines in imaging, fissures can be incomplete (even in healthy patients), and there is anatomical variation in lobe shape and size between individuals [</w:t>
        </w:r>
      </w:ins>
      <w:ins w:id="38" w:author="Microsoft Office User" w:date="2017-01-23T09:32:00Z">
        <w:r w:rsidR="00FF1CFC">
          <w:rPr>
            <w:szCs w:val="22"/>
          </w:rPr>
          <w:t xml:space="preserve">more </w:t>
        </w:r>
      </w:ins>
      <w:ins w:id="39" w:author="Microsoft Office User" w:date="2017-01-23T09:29:00Z">
        <w:r w:rsidR="00FF1CFC">
          <w:rPr>
            <w:szCs w:val="22"/>
          </w:rPr>
          <w:t>refs</w:t>
        </w:r>
      </w:ins>
      <w:ins w:id="40" w:author="Microsoft Office User" w:date="2017-01-23T09:31:00Z">
        <w:r w:rsidR="00FF1CFC" w:rsidRPr="00445BC3">
          <w:rPr>
            <w:rFonts w:hint="eastAsia"/>
            <w:szCs w:val="22"/>
          </w:rPr>
          <w:t>(G</w:t>
        </w:r>
        <w:r w:rsidR="00FF1CFC" w:rsidRPr="00445BC3">
          <w:rPr>
            <w:rFonts w:hint="eastAsia"/>
            <w:szCs w:val="22"/>
          </w:rPr>
          <w:t>ü</w:t>
        </w:r>
        <w:r w:rsidR="00FF1CFC" w:rsidRPr="00445BC3">
          <w:rPr>
            <w:rFonts w:hint="eastAsia"/>
            <w:szCs w:val="22"/>
          </w:rPr>
          <w:t>ls</w:t>
        </w:r>
        <w:r w:rsidR="00FF1CFC" w:rsidRPr="00445BC3">
          <w:rPr>
            <w:rFonts w:hint="eastAsia"/>
            <w:szCs w:val="22"/>
          </w:rPr>
          <w:t>ü</w:t>
        </w:r>
        <w:r w:rsidR="00FF1CFC" w:rsidRPr="00445BC3">
          <w:rPr>
            <w:rFonts w:hint="eastAsia"/>
            <w:szCs w:val="22"/>
          </w:rPr>
          <w:t>n et al 2006).</w:t>
        </w:r>
      </w:ins>
      <w:ins w:id="41" w:author="Microsoft Office User" w:date="2017-01-23T09:29:00Z">
        <w:r w:rsidR="00FF1CFC">
          <w:rPr>
            <w:szCs w:val="22"/>
          </w:rPr>
          <w:t xml:space="preserve">]. This anatomical variation is </w:t>
        </w:r>
      </w:ins>
      <w:del w:id="42" w:author="Microsoft Office User" w:date="2017-01-23T09:30:00Z">
        <w:r w:rsidRPr="00445BC3" w:rsidDel="00FF1CFC">
          <w:rPr>
            <w:rFonts w:hint="eastAsia"/>
            <w:szCs w:val="22"/>
          </w:rPr>
          <w:delText xml:space="preserve">However, to find an effective and time-saving automatic lobe segmentation method is </w:delText>
        </w:r>
        <w:r w:rsidDel="00FF1CFC">
          <w:rPr>
            <w:rFonts w:hint="eastAsia"/>
            <w:szCs w:val="22"/>
          </w:rPr>
          <w:delText xml:space="preserve">really </w:delText>
        </w:r>
        <w:r w:rsidRPr="00445BC3" w:rsidDel="00FF1CFC">
          <w:rPr>
            <w:rFonts w:hint="eastAsia"/>
            <w:szCs w:val="22"/>
          </w:rPr>
          <w:delText xml:space="preserve">challenging because of anatomical variation and incomplete fissures. On one hand, lobes vary between subjects. The anatomical variation of lobe is </w:delText>
        </w:r>
      </w:del>
      <w:r w:rsidRPr="00445BC3">
        <w:rPr>
          <w:rFonts w:hint="eastAsia"/>
          <w:szCs w:val="22"/>
        </w:rPr>
        <w:t xml:space="preserve">usually associated with age, sex and </w:t>
      </w:r>
      <w:commentRangeStart w:id="43"/>
      <w:r w:rsidRPr="00FF1CFC">
        <w:rPr>
          <w:szCs w:val="22"/>
          <w:highlight w:val="yellow"/>
          <w:rPrChange w:id="44" w:author="Microsoft Office User" w:date="2017-01-23T09:31:00Z">
            <w:rPr>
              <w:szCs w:val="22"/>
            </w:rPr>
          </w:rPrChange>
        </w:rPr>
        <w:t>body</w:t>
      </w:r>
      <w:commentRangeEnd w:id="43"/>
      <w:r w:rsidR="00FF1CFC">
        <w:rPr>
          <w:rStyle w:val="CommentReference"/>
        </w:rPr>
        <w:commentReference w:id="43"/>
      </w:r>
      <w:r w:rsidRPr="00FF1CFC">
        <w:rPr>
          <w:szCs w:val="22"/>
          <w:highlight w:val="yellow"/>
          <w:rPrChange w:id="45" w:author="Microsoft Office User" w:date="2017-01-23T09:31:00Z">
            <w:rPr>
              <w:szCs w:val="22"/>
            </w:rPr>
          </w:rPrChange>
        </w:rPr>
        <w:t xml:space="preserve"> type</w:t>
      </w:r>
      <w:ins w:id="46" w:author="Microsoft Office User" w:date="2017-01-23T09:30:00Z">
        <w:r w:rsidR="00FF1CFC">
          <w:rPr>
            <w:szCs w:val="22"/>
          </w:rPr>
          <w:t xml:space="preserve"> [refs]</w:t>
        </w:r>
      </w:ins>
      <w:r w:rsidRPr="00445BC3">
        <w:rPr>
          <w:rFonts w:hint="eastAsia"/>
          <w:szCs w:val="22"/>
        </w:rPr>
        <w:t xml:space="preserve">. </w:t>
      </w:r>
      <w:del w:id="47" w:author="Microsoft Office User" w:date="2017-01-23T09:31:00Z">
        <w:r w:rsidRPr="00445BC3" w:rsidDel="00FF1CFC">
          <w:rPr>
            <w:rFonts w:hint="eastAsia"/>
            <w:szCs w:val="22"/>
          </w:rPr>
          <w:delText>Pathologies of diseased lungs usually deform the lobar shape abnormally and result in some fuzzy appearance of fissures on CT images. On the other hand, even in patients with healthy lung parenchyma the fissures are usually incomplete (G</w:delText>
        </w:r>
        <w:r w:rsidRPr="00445BC3" w:rsidDel="00FF1CFC">
          <w:rPr>
            <w:rFonts w:hint="eastAsia"/>
            <w:szCs w:val="22"/>
          </w:rPr>
          <w:delText>ü</w:delText>
        </w:r>
        <w:r w:rsidRPr="00445BC3" w:rsidDel="00FF1CFC">
          <w:rPr>
            <w:rFonts w:hint="eastAsia"/>
            <w:szCs w:val="22"/>
          </w:rPr>
          <w:delText>ls</w:delText>
        </w:r>
        <w:r w:rsidRPr="00445BC3" w:rsidDel="00FF1CFC">
          <w:rPr>
            <w:rFonts w:hint="eastAsia"/>
            <w:szCs w:val="22"/>
          </w:rPr>
          <w:delText>ü</w:delText>
        </w:r>
        <w:r w:rsidRPr="00445BC3" w:rsidDel="00FF1CFC">
          <w:rPr>
            <w:rFonts w:hint="eastAsia"/>
            <w:szCs w:val="22"/>
          </w:rPr>
          <w:delText>n et al 2006).</w:delText>
        </w:r>
      </w:del>
    </w:p>
    <w:p w14:paraId="61FAD905" w14:textId="77777777" w:rsidR="00DE4142" w:rsidRPr="00445BC3" w:rsidRDefault="00DE4142" w:rsidP="00DE4142">
      <w:pPr>
        <w:rPr>
          <w:szCs w:val="22"/>
        </w:rPr>
      </w:pPr>
    </w:p>
    <w:p w14:paraId="6F648BF3" w14:textId="2E78B18D" w:rsidR="003A0994" w:rsidRDefault="00DE4142" w:rsidP="00DE4142">
      <w:pPr>
        <w:rPr>
          <w:ins w:id="48" w:author="Microsoft Office User" w:date="2017-01-23T09:40:00Z"/>
          <w:szCs w:val="22"/>
        </w:rPr>
      </w:pPr>
      <w:r w:rsidRPr="00445BC3">
        <w:rPr>
          <w:rFonts w:hint="eastAsia"/>
          <w:szCs w:val="22"/>
        </w:rPr>
        <w:t>In a broad sense,</w:t>
      </w:r>
      <w:del w:id="49" w:author="Microsoft Office User" w:date="2017-01-23T09:36:00Z">
        <w:r w:rsidR="00525F4D" w:rsidDel="0033138E">
          <w:rPr>
            <w:rFonts w:hint="eastAsia"/>
            <w:szCs w:val="22"/>
          </w:rPr>
          <w:delText xml:space="preserve"> the</w:delText>
        </w:r>
      </w:del>
      <w:r w:rsidR="00525F4D">
        <w:rPr>
          <w:rFonts w:hint="eastAsia"/>
          <w:szCs w:val="22"/>
        </w:rPr>
        <w:t xml:space="preserve"> existing </w:t>
      </w:r>
      <w:ins w:id="50" w:author="Microsoft Office User" w:date="2017-01-23T09:36:00Z">
        <w:r w:rsidR="0033138E">
          <w:rPr>
            <w:szCs w:val="22"/>
          </w:rPr>
          <w:t>algorithms that aim to automatically segment pulmonary lobes c</w:t>
        </w:r>
      </w:ins>
      <w:del w:id="51" w:author="Microsoft Office User" w:date="2017-01-23T09:36:00Z">
        <w:r w:rsidR="00525F4D" w:rsidDel="0033138E">
          <w:rPr>
            <w:rFonts w:hint="eastAsia"/>
            <w:szCs w:val="22"/>
          </w:rPr>
          <w:delText>computational lobar</w:delText>
        </w:r>
        <w:r w:rsidRPr="00445BC3" w:rsidDel="0033138E">
          <w:rPr>
            <w:rFonts w:hint="eastAsia"/>
            <w:szCs w:val="22"/>
          </w:rPr>
          <w:delText xml:space="preserve"> segmentation methods usually c</w:delText>
        </w:r>
      </w:del>
      <w:r w:rsidRPr="00445BC3">
        <w:rPr>
          <w:rFonts w:hint="eastAsia"/>
          <w:szCs w:val="22"/>
        </w:rPr>
        <w:t xml:space="preserve">onsist of two steps: </w:t>
      </w:r>
      <w:del w:id="52" w:author="Microsoft Office User" w:date="2017-01-23T09:36:00Z">
        <w:r w:rsidRPr="00445BC3" w:rsidDel="0033138E">
          <w:rPr>
            <w:rFonts w:hint="eastAsia"/>
            <w:szCs w:val="22"/>
          </w:rPr>
          <w:delText xml:space="preserve">the </w:delText>
        </w:r>
      </w:del>
      <w:r>
        <w:rPr>
          <w:rFonts w:hint="eastAsia"/>
          <w:szCs w:val="22"/>
        </w:rPr>
        <w:t>lung segmentation</w:t>
      </w:r>
      <w:r w:rsidRPr="00445BC3">
        <w:rPr>
          <w:rFonts w:hint="eastAsia"/>
          <w:szCs w:val="22"/>
        </w:rPr>
        <w:t xml:space="preserve"> and </w:t>
      </w:r>
      <w:del w:id="53" w:author="Microsoft Office User" w:date="2017-01-23T09:36:00Z">
        <w:r w:rsidRPr="00445BC3" w:rsidDel="0033138E">
          <w:rPr>
            <w:rFonts w:hint="eastAsia"/>
            <w:szCs w:val="22"/>
          </w:rPr>
          <w:delText xml:space="preserve">the </w:delText>
        </w:r>
      </w:del>
      <w:r>
        <w:rPr>
          <w:rFonts w:hint="eastAsia"/>
          <w:szCs w:val="22"/>
        </w:rPr>
        <w:t>fissure detection</w:t>
      </w:r>
      <w:r w:rsidRPr="00445BC3">
        <w:rPr>
          <w:rFonts w:hint="eastAsia"/>
          <w:szCs w:val="22"/>
        </w:rPr>
        <w:t xml:space="preserve">. </w:t>
      </w:r>
      <w:ins w:id="54" w:author="Microsoft Office User" w:date="2017-01-23T09:36:00Z">
        <w:r w:rsidR="0033138E">
          <w:rPr>
            <w:szCs w:val="22"/>
          </w:rPr>
          <w:t>Lung segmentation</w:t>
        </w:r>
      </w:ins>
      <w:del w:id="55" w:author="Microsoft Office User" w:date="2017-01-23T09:36:00Z">
        <w:r w:rsidRPr="00445BC3" w:rsidDel="0033138E">
          <w:rPr>
            <w:rFonts w:hint="eastAsia"/>
            <w:szCs w:val="22"/>
          </w:rPr>
          <w:delText>Currently, quite a number of</w:delText>
        </w:r>
      </w:del>
      <w:r w:rsidRPr="00445BC3">
        <w:rPr>
          <w:rFonts w:hint="eastAsia"/>
          <w:szCs w:val="22"/>
        </w:rPr>
        <w:t xml:space="preserve"> lung segmentation methods are well</w:t>
      </w:r>
      <w:ins w:id="56" w:author="Microsoft Office User" w:date="2017-01-23T09:37:00Z">
        <w:r w:rsidR="0033138E">
          <w:rPr>
            <w:szCs w:val="22"/>
          </w:rPr>
          <w:t>-</w:t>
        </w:r>
      </w:ins>
      <w:del w:id="57" w:author="Microsoft Office User" w:date="2017-01-23T09:37:00Z">
        <w:r w:rsidRPr="00445BC3" w:rsidDel="0033138E">
          <w:rPr>
            <w:rFonts w:hint="eastAsia"/>
            <w:szCs w:val="22"/>
          </w:rPr>
          <w:delText xml:space="preserve"> </w:delText>
        </w:r>
      </w:del>
      <w:r w:rsidRPr="00445BC3">
        <w:rPr>
          <w:rFonts w:hint="eastAsia"/>
          <w:szCs w:val="22"/>
        </w:rPr>
        <w:t>established</w:t>
      </w:r>
      <w:ins w:id="58" w:author="Microsoft Office User" w:date="2017-01-23T09:37:00Z">
        <w:r w:rsidR="0033138E">
          <w:rPr>
            <w:szCs w:val="22"/>
          </w:rPr>
          <w:t xml:space="preserve"> and results are typically reliable [refs]</w:t>
        </w:r>
      </w:ins>
      <w:del w:id="59" w:author="Microsoft Office User" w:date="2017-01-23T09:37:00Z">
        <w:r w:rsidRPr="00445BC3" w:rsidDel="0033138E">
          <w:rPr>
            <w:rFonts w:hint="eastAsia"/>
            <w:szCs w:val="22"/>
          </w:rPr>
          <w:delText xml:space="preserve"> </w:delText>
        </w:r>
      </w:del>
      <w:ins w:id="60" w:author="Microsoft Office User" w:date="2017-01-23T09:37:00Z">
        <w:r w:rsidR="0033138E">
          <w:rPr>
            <w:szCs w:val="22"/>
          </w:rPr>
          <w:t xml:space="preserve">. </w:t>
        </w:r>
      </w:ins>
      <w:del w:id="61" w:author="Microsoft Office User" w:date="2017-01-23T09:37:00Z">
        <w:r w:rsidRPr="00445BC3" w:rsidDel="0033138E">
          <w:rPr>
            <w:rFonts w:hint="eastAsia"/>
            <w:szCs w:val="22"/>
          </w:rPr>
          <w:delText xml:space="preserve">to get a reliable result. </w:delText>
        </w:r>
      </w:del>
      <w:r w:rsidRPr="00445BC3">
        <w:rPr>
          <w:rFonts w:hint="eastAsia"/>
          <w:szCs w:val="22"/>
        </w:rPr>
        <w:t xml:space="preserve">In contrast, </w:t>
      </w:r>
      <w:del w:id="62" w:author="Microsoft Office User" w:date="2017-01-23T09:37:00Z">
        <w:r w:rsidRPr="00445BC3" w:rsidDel="0033138E">
          <w:rPr>
            <w:rFonts w:hint="eastAsia"/>
            <w:szCs w:val="22"/>
          </w:rPr>
          <w:delText xml:space="preserve">most challenges for </w:delText>
        </w:r>
      </w:del>
      <w:r w:rsidRPr="00445BC3">
        <w:rPr>
          <w:rFonts w:hint="eastAsia"/>
          <w:szCs w:val="22"/>
        </w:rPr>
        <w:t xml:space="preserve">automated </w:t>
      </w:r>
      <w:del w:id="63" w:author="Microsoft Office User" w:date="2017-01-23T09:37:00Z">
        <w:r w:rsidRPr="00445BC3" w:rsidDel="0033138E">
          <w:rPr>
            <w:rFonts w:hint="eastAsia"/>
            <w:szCs w:val="22"/>
          </w:rPr>
          <w:delText xml:space="preserve">lobar segmentation lie in the </w:delText>
        </w:r>
      </w:del>
      <w:r w:rsidRPr="00445BC3">
        <w:rPr>
          <w:rFonts w:hint="eastAsia"/>
          <w:szCs w:val="22"/>
        </w:rPr>
        <w:t>fissure detection</w:t>
      </w:r>
      <w:r>
        <w:rPr>
          <w:rFonts w:hint="eastAsia"/>
          <w:szCs w:val="22"/>
        </w:rPr>
        <w:t xml:space="preserve"> </w:t>
      </w:r>
      <w:ins w:id="64" w:author="Microsoft Office User" w:date="2017-01-23T09:37:00Z">
        <w:r w:rsidR="0033138E">
          <w:rPr>
            <w:szCs w:val="22"/>
          </w:rPr>
          <w:t>is challenging [refs]</w:t>
        </w:r>
      </w:ins>
      <w:del w:id="65" w:author="Microsoft Office User" w:date="2017-01-23T09:37:00Z">
        <w:r w:rsidDel="0033138E">
          <w:rPr>
            <w:rFonts w:hint="eastAsia"/>
            <w:szCs w:val="22"/>
          </w:rPr>
          <w:delText>even though a number of researches have been involved in</w:delText>
        </w:r>
      </w:del>
      <w:r w:rsidRPr="00445BC3">
        <w:rPr>
          <w:rFonts w:hint="eastAsia"/>
          <w:szCs w:val="22"/>
        </w:rPr>
        <w:t xml:space="preserve">. </w:t>
      </w:r>
      <w:ins w:id="66" w:author="Microsoft Office User" w:date="2017-01-23T09:38:00Z">
        <w:r w:rsidR="0033138E">
          <w:rPr>
            <w:szCs w:val="22"/>
          </w:rPr>
          <w:t xml:space="preserve">Some proposed fissure detection methods </w:t>
        </w:r>
      </w:ins>
      <w:del w:id="67" w:author="Microsoft Office User" w:date="2017-01-23T09:38:00Z">
        <w:r w:rsidDel="0033138E">
          <w:rPr>
            <w:rFonts w:hint="eastAsia"/>
            <w:szCs w:val="22"/>
          </w:rPr>
          <w:delText>One</w:delText>
        </w:r>
        <w:r w:rsidR="00B045A4" w:rsidDel="0033138E">
          <w:rPr>
            <w:szCs w:val="22"/>
          </w:rPr>
          <w:delText xml:space="preserve"> kind of </w:delText>
        </w:r>
        <w:r w:rsidR="00B045A4" w:rsidDel="0033138E">
          <w:rPr>
            <w:rFonts w:hint="eastAsia"/>
            <w:szCs w:val="22"/>
          </w:rPr>
          <w:delText xml:space="preserve">fissure detection </w:delText>
        </w:r>
        <w:r w:rsidR="00B045A4" w:rsidDel="0033138E">
          <w:rPr>
            <w:szCs w:val="22"/>
          </w:rPr>
          <w:delText xml:space="preserve">method </w:delText>
        </w:r>
      </w:del>
      <w:r w:rsidR="00B045A4">
        <w:rPr>
          <w:rFonts w:hint="eastAsia"/>
          <w:szCs w:val="22"/>
        </w:rPr>
        <w:t>make</w:t>
      </w:r>
      <w:del w:id="68" w:author="Microsoft Office User" w:date="2017-01-23T09:38:00Z">
        <w:r w:rsidR="00B045A4" w:rsidDel="0033138E">
          <w:rPr>
            <w:rFonts w:hint="eastAsia"/>
            <w:szCs w:val="22"/>
          </w:rPr>
          <w:delText>s</w:delText>
        </w:r>
      </w:del>
      <w:r w:rsidR="00B045A4">
        <w:rPr>
          <w:rFonts w:hint="eastAsia"/>
          <w:szCs w:val="22"/>
        </w:rPr>
        <w:t xml:space="preserve"> use of</w:t>
      </w:r>
      <w:r w:rsidRPr="00445BC3">
        <w:rPr>
          <w:szCs w:val="22"/>
        </w:rPr>
        <w:t xml:space="preserve"> either local or global knowledge of </w:t>
      </w:r>
      <w:ins w:id="69" w:author="Microsoft Office User" w:date="2017-01-23T09:38:00Z">
        <w:r w:rsidR="0033138E">
          <w:rPr>
            <w:szCs w:val="22"/>
          </w:rPr>
          <w:t>lung</w:t>
        </w:r>
      </w:ins>
      <w:del w:id="70" w:author="Microsoft Office User" w:date="2017-01-23T09:38:00Z">
        <w:r w:rsidRPr="00445BC3" w:rsidDel="0033138E">
          <w:rPr>
            <w:szCs w:val="22"/>
          </w:rPr>
          <w:delText>the</w:delText>
        </w:r>
      </w:del>
      <w:r w:rsidRPr="00445BC3">
        <w:rPr>
          <w:szCs w:val="22"/>
        </w:rPr>
        <w:t xml:space="preserve"> anatomy</w:t>
      </w:r>
      <w:ins w:id="71" w:author="Microsoft Office User" w:date="2017-01-23T09:38:00Z">
        <w:r w:rsidR="0033138E">
          <w:rPr>
            <w:szCs w:val="22"/>
          </w:rPr>
          <w:t>,</w:t>
        </w:r>
      </w:ins>
      <w:r w:rsidRPr="00445BC3">
        <w:rPr>
          <w:szCs w:val="22"/>
        </w:rPr>
        <w:t xml:space="preserve"> </w:t>
      </w:r>
      <w:del w:id="72" w:author="Microsoft Office User" w:date="2017-01-23T09:38:00Z">
        <w:r w:rsidRPr="00445BC3" w:rsidDel="0033138E">
          <w:rPr>
            <w:szCs w:val="22"/>
          </w:rPr>
          <w:delText>of lung structure</w:delText>
        </w:r>
        <w:r w:rsidDel="0033138E">
          <w:rPr>
            <w:rFonts w:hint="eastAsia"/>
            <w:szCs w:val="22"/>
          </w:rPr>
          <w:delText xml:space="preserve"> </w:delText>
        </w:r>
      </w:del>
      <w:r>
        <w:rPr>
          <w:rFonts w:hint="eastAsia"/>
          <w:szCs w:val="22"/>
        </w:rPr>
        <w:t>such as airway and vessel trees</w:t>
      </w:r>
      <w:ins w:id="73" w:author="Microsoft Office User" w:date="2017-01-23T09:38:00Z">
        <w:r w:rsidR="0033138E">
          <w:rPr>
            <w:szCs w:val="22"/>
          </w:rPr>
          <w:t>, to identify fissures [ref</w:t>
        </w:r>
      </w:ins>
      <w:ins w:id="74" w:author="Microsoft Office User" w:date="2017-01-23T09:39:00Z">
        <w:r w:rsidR="0033138E">
          <w:rPr>
            <w:szCs w:val="22"/>
          </w:rPr>
          <w:t>s</w:t>
        </w:r>
      </w:ins>
      <w:ins w:id="75" w:author="Microsoft Office User" w:date="2017-01-23T09:38:00Z">
        <w:r w:rsidR="0033138E">
          <w:rPr>
            <w:szCs w:val="22"/>
          </w:rPr>
          <w:t>]</w:t>
        </w:r>
      </w:ins>
      <w:ins w:id="76" w:author="Microsoft Office User" w:date="2017-01-23T09:39:00Z">
        <w:r w:rsidR="0033138E">
          <w:rPr>
            <w:szCs w:val="22"/>
          </w:rPr>
          <w:t>.</w:t>
        </w:r>
      </w:ins>
      <w:r w:rsidR="00B045A4">
        <w:rPr>
          <w:rFonts w:hint="eastAsia"/>
          <w:szCs w:val="22"/>
        </w:rPr>
        <w:t xml:space="preserve"> </w:t>
      </w:r>
      <w:del w:id="77" w:author="Microsoft Office User" w:date="2017-01-23T09:39:00Z">
        <w:r w:rsidR="00B045A4" w:rsidRPr="00B045A4" w:rsidDel="0033138E">
          <w:rPr>
            <w:szCs w:val="22"/>
          </w:rPr>
          <w:delText>based on two features of lungs. The first feature is the fact that there should</w:delText>
        </w:r>
      </w:del>
      <w:ins w:id="78" w:author="Microsoft Office User" w:date="2017-01-23T09:39:00Z">
        <w:r w:rsidR="0033138E">
          <w:rPr>
            <w:szCs w:val="22"/>
          </w:rPr>
          <w:t>For example, there</w:t>
        </w:r>
      </w:ins>
      <w:del w:id="79" w:author="Microsoft Office User" w:date="2017-01-23T09:39:00Z">
        <w:r w:rsidR="00B045A4" w:rsidRPr="00B045A4" w:rsidDel="0033138E">
          <w:rPr>
            <w:szCs w:val="22"/>
          </w:rPr>
          <w:delText xml:space="preserve"> not be any</w:delText>
        </w:r>
      </w:del>
      <w:ins w:id="80" w:author="Microsoft Office User" w:date="2017-01-23T09:39:00Z">
        <w:r w:rsidR="0033138E">
          <w:rPr>
            <w:szCs w:val="22"/>
          </w:rPr>
          <w:t xml:space="preserve"> are not typically any</w:t>
        </w:r>
      </w:ins>
      <w:r w:rsidR="00B045A4" w:rsidRPr="00B045A4">
        <w:rPr>
          <w:szCs w:val="22"/>
        </w:rPr>
        <w:t xml:space="preserve"> large vessels in the vicinity of lobar fissures, so fissures should be located in the gaps between airway and vessel trees</w:t>
      </w:r>
      <w:r w:rsidR="00B045A4" w:rsidRPr="00B045A4">
        <w:rPr>
          <w:rFonts w:hint="eastAsia"/>
          <w:szCs w:val="22"/>
        </w:rPr>
        <w:t>.</w:t>
      </w:r>
      <w:ins w:id="81" w:author="Microsoft Office User" w:date="2017-01-23T09:41:00Z">
        <w:r w:rsidR="0033138E">
          <w:rPr>
            <w:szCs w:val="22"/>
          </w:rPr>
          <w:t xml:space="preserve"> These methods can be time consuming as</w:t>
        </w:r>
      </w:ins>
      <w:ins w:id="82" w:author="Microsoft Office User" w:date="2017-01-23T09:42:00Z">
        <w:r w:rsidR="0033138E">
          <w:rPr>
            <w:szCs w:val="22"/>
          </w:rPr>
          <w:t xml:space="preserve"> airways and blood vessels must be identified as an intermediate step. </w:t>
        </w:r>
      </w:ins>
      <w:del w:id="83" w:author="Microsoft Office User" w:date="2017-01-23T09:39:00Z">
        <w:r w:rsidR="00B045A4" w:rsidRPr="00B045A4" w:rsidDel="0033138E">
          <w:rPr>
            <w:rFonts w:hint="eastAsia"/>
            <w:szCs w:val="22"/>
          </w:rPr>
          <w:delText xml:space="preserve"> A</w:delText>
        </w:r>
        <w:r w:rsidR="00B045A4" w:rsidRPr="00B045A4" w:rsidDel="0033138E">
          <w:rPr>
            <w:szCs w:val="22"/>
          </w:rPr>
          <w:delText>nother feature is the vessels and bronchi could be classified into five lobe regions using an edge detection method</w:delText>
        </w:r>
      </w:del>
      <w:del w:id="84" w:author="Microsoft Office User" w:date="2017-01-23T09:40:00Z">
        <w:r w:rsidR="00B045A4" w:rsidRPr="00B045A4" w:rsidDel="0033138E">
          <w:rPr>
            <w:szCs w:val="22"/>
          </w:rPr>
          <w:delText>.</w:delText>
        </w:r>
      </w:del>
      <w:del w:id="85" w:author="Microsoft Office User" w:date="2017-01-23T09:42:00Z">
        <w:r w:rsidR="00B045A4" w:rsidDel="0033138E">
          <w:rPr>
            <w:rFonts w:hint="eastAsia"/>
            <w:szCs w:val="22"/>
          </w:rPr>
          <w:delText xml:space="preserve"> </w:delText>
        </w:r>
      </w:del>
      <w:ins w:id="86" w:author="Microsoft Office User" w:date="2017-01-23T09:40:00Z">
        <w:r w:rsidR="0033138E">
          <w:rPr>
            <w:szCs w:val="22"/>
          </w:rPr>
          <w:t xml:space="preserve">A second class of fissure detection algorithm </w:t>
        </w:r>
      </w:ins>
      <w:del w:id="87" w:author="Microsoft Office User" w:date="2017-01-23T09:40:00Z">
        <w:r w:rsidR="007804B0" w:rsidDel="0033138E">
          <w:rPr>
            <w:rFonts w:hint="eastAsia"/>
            <w:szCs w:val="22"/>
          </w:rPr>
          <w:delText>Another</w:delText>
        </w:r>
        <w:r w:rsidRPr="00445BC3" w:rsidDel="0033138E">
          <w:rPr>
            <w:szCs w:val="22"/>
          </w:rPr>
          <w:delText xml:space="preserve"> kind of method commonly </w:delText>
        </w:r>
      </w:del>
      <w:r w:rsidRPr="00445BC3">
        <w:rPr>
          <w:szCs w:val="22"/>
        </w:rPr>
        <w:t>makes use of gray-level information and shape information to detect the fissures</w:t>
      </w:r>
      <w:ins w:id="88" w:author="Microsoft Office User" w:date="2017-01-23T09:40:00Z">
        <w:r w:rsidR="0033138E">
          <w:rPr>
            <w:szCs w:val="22"/>
          </w:rPr>
          <w:t xml:space="preserve"> [ref]</w:t>
        </w:r>
      </w:ins>
      <w:r w:rsidRPr="00445BC3">
        <w:rPr>
          <w:szCs w:val="22"/>
        </w:rPr>
        <w:t xml:space="preserve">. </w:t>
      </w:r>
      <w:r w:rsidR="00B045A4" w:rsidRPr="00B045A4">
        <w:rPr>
          <w:szCs w:val="22"/>
        </w:rPr>
        <w:t xml:space="preserve">Generally, lobar fissures can be </w:t>
      </w:r>
      <w:r w:rsidR="00B045A4" w:rsidRPr="00B045A4">
        <w:rPr>
          <w:szCs w:val="22"/>
        </w:rPr>
        <w:lastRenderedPageBreak/>
        <w:t>regarded as bright planes crossing the pulmonary volume because of the higher density value of fissures comparing to the surrounding tissues</w:t>
      </w:r>
      <w:ins w:id="89" w:author="Microsoft Office User" w:date="2017-01-23T09:41:00Z">
        <w:r w:rsidR="0033138E">
          <w:rPr>
            <w:szCs w:val="22"/>
          </w:rPr>
          <w:t xml:space="preserve"> [ref]</w:t>
        </w:r>
      </w:ins>
      <w:r w:rsidR="00B045A4" w:rsidRPr="00B045A4">
        <w:rPr>
          <w:szCs w:val="22"/>
        </w:rPr>
        <w:t xml:space="preserve">. Based on this information, </w:t>
      </w:r>
      <w:del w:id="90" w:author="Microsoft Office User" w:date="2017-01-23T09:41:00Z">
        <w:r w:rsidR="00B045A4" w:rsidRPr="00B045A4" w:rsidDel="0033138E">
          <w:rPr>
            <w:szCs w:val="22"/>
          </w:rPr>
          <w:delText>quite a number of</w:delText>
        </w:r>
      </w:del>
      <w:ins w:id="91" w:author="Microsoft Office User" w:date="2017-01-23T09:41:00Z">
        <w:r w:rsidR="0033138E">
          <w:rPr>
            <w:szCs w:val="22"/>
          </w:rPr>
          <w:t>several</w:t>
        </w:r>
      </w:ins>
      <w:r w:rsidR="00B045A4" w:rsidRPr="00B045A4">
        <w:rPr>
          <w:szCs w:val="22"/>
        </w:rPr>
        <w:t xml:space="preserve"> published methods use local filtering algorithm to detect the voxels which lie on these planes, so that these detected voxel points can construct a continuous fissure surface</w:t>
      </w:r>
      <w:ins w:id="92" w:author="Microsoft Office User" w:date="2017-01-23T09:41:00Z">
        <w:r w:rsidR="0033138E">
          <w:rPr>
            <w:szCs w:val="22"/>
          </w:rPr>
          <w:t xml:space="preserve"> </w:t>
        </w:r>
      </w:ins>
      <w:del w:id="93" w:author="Microsoft Office User" w:date="2017-01-23T09:41:00Z">
        <w:r w:rsidR="00B045A4" w:rsidRPr="00B045A4" w:rsidDel="0033138E">
          <w:rPr>
            <w:szCs w:val="22"/>
          </w:rPr>
          <w:delText>.</w:delText>
        </w:r>
        <w:r w:rsidRPr="00445BC3" w:rsidDel="0033138E">
          <w:rPr>
            <w:szCs w:val="22"/>
          </w:rPr>
          <w:delText xml:space="preserve"> </w:delText>
        </w:r>
      </w:del>
      <w:r w:rsidRPr="00445BC3">
        <w:rPr>
          <w:szCs w:val="22"/>
        </w:rPr>
        <w:t>(van Rikxoot et al 2008, Ukil and Reinhardt 2009, Lassen et al  2013, Ross et al 2010, Doel et al 2012).</w:t>
      </w:r>
      <w:ins w:id="94" w:author="Microsoft Office User" w:date="2017-01-23T09:42:00Z">
        <w:r w:rsidR="0033138E">
          <w:rPr>
            <w:szCs w:val="22"/>
          </w:rPr>
          <w:t xml:space="preserve"> These algorithms often face problems when lobe fissures are blurry or incomplete.</w:t>
        </w:r>
      </w:ins>
    </w:p>
    <w:p w14:paraId="45CE52C6" w14:textId="77777777" w:rsidR="0033138E" w:rsidRDefault="0033138E" w:rsidP="00DE4142">
      <w:pPr>
        <w:rPr>
          <w:szCs w:val="22"/>
        </w:rPr>
      </w:pPr>
    </w:p>
    <w:p w14:paraId="145DB7DB" w14:textId="7EBA2424" w:rsidR="00DC53D9" w:rsidRDefault="00DE4142" w:rsidP="00DC53D9">
      <w:pPr>
        <w:rPr>
          <w:ins w:id="95" w:author="Microsoft Office User" w:date="2017-01-23T10:00:00Z"/>
          <w:szCs w:val="22"/>
        </w:rPr>
      </w:pPr>
      <w:r w:rsidRPr="00445BC3">
        <w:rPr>
          <w:rFonts w:hint="eastAsia"/>
          <w:szCs w:val="22"/>
        </w:rPr>
        <w:t xml:space="preserve">In this paper, we propose a </w:t>
      </w:r>
      <w:r>
        <w:rPr>
          <w:rFonts w:hint="eastAsia"/>
          <w:szCs w:val="22"/>
        </w:rPr>
        <w:t xml:space="preserve">statistical shape model </w:t>
      </w:r>
      <w:r w:rsidR="00CE25DC">
        <w:rPr>
          <w:rFonts w:hint="eastAsia"/>
          <w:szCs w:val="22"/>
        </w:rPr>
        <w:t xml:space="preserve">(SSM) </w:t>
      </w:r>
      <w:r>
        <w:rPr>
          <w:rFonts w:hint="eastAsia"/>
          <w:szCs w:val="22"/>
        </w:rPr>
        <w:t>guided</w:t>
      </w:r>
      <w:r w:rsidRPr="00445BC3">
        <w:rPr>
          <w:rFonts w:hint="eastAsia"/>
          <w:szCs w:val="22"/>
        </w:rPr>
        <w:t xml:space="preserve"> method to </w:t>
      </w:r>
      <w:r>
        <w:rPr>
          <w:rFonts w:hint="eastAsia"/>
          <w:szCs w:val="22"/>
        </w:rPr>
        <w:t>segment pulmonary lobe</w:t>
      </w:r>
      <w:r w:rsidR="00CE25DC">
        <w:rPr>
          <w:rFonts w:hint="eastAsia"/>
          <w:szCs w:val="22"/>
        </w:rPr>
        <w:t>s</w:t>
      </w:r>
      <w:r>
        <w:rPr>
          <w:rFonts w:hint="eastAsia"/>
          <w:szCs w:val="22"/>
        </w:rPr>
        <w:t xml:space="preserve"> from CT images</w:t>
      </w:r>
      <w:r w:rsidRPr="00445BC3">
        <w:rPr>
          <w:rFonts w:hint="eastAsia"/>
          <w:szCs w:val="22"/>
        </w:rPr>
        <w:t>.</w:t>
      </w:r>
      <w:ins w:id="96" w:author="Microsoft Office User" w:date="2017-01-23T10:00:00Z">
        <w:r w:rsidR="00DC53D9" w:rsidRPr="00DC53D9">
          <w:rPr>
            <w:szCs w:val="22"/>
          </w:rPr>
          <w:t xml:space="preserve"> </w:t>
        </w:r>
        <w:commentRangeStart w:id="97"/>
        <w:r w:rsidR="00DC53D9" w:rsidRPr="00445BC3">
          <w:rPr>
            <w:szCs w:val="22"/>
          </w:rPr>
          <w:t>Our</w:t>
        </w:r>
      </w:ins>
      <w:commentRangeEnd w:id="97"/>
      <w:ins w:id="98" w:author="Microsoft Office User" w:date="2017-01-23T10:03:00Z">
        <w:r w:rsidR="0045332B">
          <w:rPr>
            <w:rStyle w:val="CommentReference"/>
          </w:rPr>
          <w:commentReference w:id="97"/>
        </w:r>
      </w:ins>
      <w:ins w:id="99" w:author="Microsoft Office User" w:date="2017-01-23T10:00:00Z">
        <w:r w:rsidR="00DC53D9" w:rsidRPr="00445BC3">
          <w:rPr>
            <w:szCs w:val="22"/>
          </w:rPr>
          <w:t xml:space="preserve"> new procedure does not depend on prior segmentation o</w:t>
        </w:r>
        <w:r w:rsidR="00DC53D9">
          <w:rPr>
            <w:szCs w:val="22"/>
          </w:rPr>
          <w:t>f anatomical structures (airway</w:t>
        </w:r>
        <w:r w:rsidR="00DC53D9">
          <w:rPr>
            <w:rFonts w:hint="eastAsia"/>
            <w:szCs w:val="22"/>
          </w:rPr>
          <w:t xml:space="preserve"> lobar classification</w:t>
        </w:r>
        <w:r w:rsidR="00DC53D9" w:rsidRPr="00445BC3">
          <w:rPr>
            <w:szCs w:val="22"/>
          </w:rPr>
          <w:t>) and has promising potential as a clinically useful automatic lobe segmentation procedure.</w:t>
        </w:r>
        <w:r w:rsidR="00DC53D9" w:rsidRPr="00445BC3">
          <w:rPr>
            <w:rFonts w:hint="eastAsia"/>
            <w:szCs w:val="22"/>
          </w:rPr>
          <w:t xml:space="preserve"> A user-interactive interface is also developed for user to control and </w:t>
        </w:r>
        <w:r w:rsidR="00DC53D9" w:rsidRPr="00445BC3">
          <w:rPr>
            <w:szCs w:val="22"/>
          </w:rPr>
          <w:t>visualize</w:t>
        </w:r>
        <w:r w:rsidR="00DC53D9" w:rsidRPr="00445BC3">
          <w:rPr>
            <w:rFonts w:hint="eastAsia"/>
            <w:szCs w:val="22"/>
          </w:rPr>
          <w:t xml:space="preserve"> the whole segmentation process and</w:t>
        </w:r>
        <w:r w:rsidR="0045332B">
          <w:rPr>
            <w:szCs w:val="22"/>
          </w:rPr>
          <w:t>, if necessary,</w:t>
        </w:r>
        <w:r w:rsidR="00DC53D9" w:rsidRPr="00445BC3">
          <w:rPr>
            <w:rFonts w:hint="eastAsia"/>
            <w:szCs w:val="22"/>
          </w:rPr>
          <w:t xml:space="preserve"> do some manual correction on the segmentation results.</w:t>
        </w:r>
      </w:ins>
    </w:p>
    <w:p w14:paraId="238C5D5D" w14:textId="77777777" w:rsidR="002A75B0" w:rsidRDefault="002A75B0" w:rsidP="00DE4142">
      <w:pPr>
        <w:rPr>
          <w:ins w:id="100" w:author="Microsoft Office User" w:date="2017-01-23T09:43:00Z"/>
          <w:szCs w:val="22"/>
        </w:rPr>
      </w:pPr>
    </w:p>
    <w:p w14:paraId="6673F63D" w14:textId="09BA7421" w:rsidR="0045332B" w:rsidRPr="00AA1F5C" w:rsidRDefault="0045332B" w:rsidP="0045332B">
      <w:pPr>
        <w:pStyle w:val="ListParagraph"/>
        <w:numPr>
          <w:ilvl w:val="0"/>
          <w:numId w:val="1"/>
        </w:numPr>
        <w:ind w:firstLineChars="0"/>
        <w:rPr>
          <w:b/>
          <w:sz w:val="24"/>
          <w:szCs w:val="24"/>
        </w:rPr>
      </w:pPr>
      <w:moveToRangeStart w:id="101" w:author="Microsoft Office User" w:date="2017-01-23T10:01:00Z" w:name="move472929014"/>
      <w:moveTo w:id="102" w:author="Microsoft Office User" w:date="2017-01-23T10:01:00Z">
        <w:r w:rsidRPr="00AA1F5C">
          <w:rPr>
            <w:rFonts w:hint="eastAsia"/>
            <w:b/>
            <w:sz w:val="24"/>
            <w:szCs w:val="24"/>
          </w:rPr>
          <w:t>Method</w:t>
        </w:r>
      </w:moveTo>
      <w:ins w:id="103" w:author="Microsoft Office User" w:date="2017-01-23T10:01:00Z">
        <w:r>
          <w:rPr>
            <w:b/>
            <w:sz w:val="24"/>
            <w:szCs w:val="24"/>
          </w:rPr>
          <w:t>s</w:t>
        </w:r>
      </w:ins>
    </w:p>
    <w:moveToRangeEnd w:id="101"/>
    <w:p w14:paraId="560A8A0B" w14:textId="77777777" w:rsidR="002A75B0" w:rsidRDefault="002A75B0" w:rsidP="00DE4142">
      <w:pPr>
        <w:rPr>
          <w:ins w:id="104" w:author="Microsoft Office User" w:date="2017-01-23T09:43:00Z"/>
          <w:szCs w:val="22"/>
        </w:rPr>
      </w:pPr>
    </w:p>
    <w:p w14:paraId="7F59E222" w14:textId="13A9B625" w:rsidR="00DE4142" w:rsidRDefault="00DE4142" w:rsidP="00DE4142">
      <w:pPr>
        <w:rPr>
          <w:szCs w:val="22"/>
        </w:rPr>
      </w:pPr>
      <w:del w:id="105" w:author="Microsoft Office User" w:date="2017-01-23T10:01:00Z">
        <w:r w:rsidRPr="00445BC3" w:rsidDel="0045332B">
          <w:rPr>
            <w:rFonts w:hint="eastAsia"/>
            <w:szCs w:val="22"/>
          </w:rPr>
          <w:delText xml:space="preserve"> </w:delText>
        </w:r>
      </w:del>
      <w:r w:rsidRPr="00445BC3">
        <w:rPr>
          <w:rFonts w:hint="eastAsia"/>
          <w:szCs w:val="22"/>
        </w:rPr>
        <w:t>We follow a t</w:t>
      </w:r>
      <w:r w:rsidR="00173EA0">
        <w:rPr>
          <w:rFonts w:hint="eastAsia"/>
          <w:szCs w:val="22"/>
        </w:rPr>
        <w:t>h</w:t>
      </w:r>
      <w:r w:rsidRPr="00445BC3">
        <w:rPr>
          <w:rFonts w:hint="eastAsia"/>
          <w:szCs w:val="22"/>
        </w:rPr>
        <w:t xml:space="preserve">ree-step </w:t>
      </w:r>
      <w:r w:rsidRPr="00445BC3">
        <w:rPr>
          <w:szCs w:val="22"/>
        </w:rPr>
        <w:t>approach</w:t>
      </w:r>
      <w:ins w:id="106" w:author="Microsoft Office User" w:date="2017-01-23T10:01:00Z">
        <w:r w:rsidR="0045332B">
          <w:rPr>
            <w:szCs w:val="22"/>
          </w:rPr>
          <w:t xml:space="preserve"> for lobe segmentation</w:t>
        </w:r>
      </w:ins>
      <w:r w:rsidR="00173EA0">
        <w:rPr>
          <w:rFonts w:hint="eastAsia"/>
          <w:szCs w:val="22"/>
        </w:rPr>
        <w:t xml:space="preserve"> (Fig 1)</w:t>
      </w:r>
      <w:r w:rsidRPr="00445BC3">
        <w:rPr>
          <w:rFonts w:hint="eastAsia"/>
          <w:szCs w:val="22"/>
        </w:rPr>
        <w:t>: in the first step, a threshold</w:t>
      </w:r>
      <w:ins w:id="107" w:author="Microsoft Office User" w:date="2017-01-23T10:01:00Z">
        <w:r w:rsidR="0045332B">
          <w:rPr>
            <w:szCs w:val="22"/>
          </w:rPr>
          <w:t>-</w:t>
        </w:r>
      </w:ins>
      <w:del w:id="108" w:author="Microsoft Office User" w:date="2017-01-23T10:01:00Z">
        <w:r w:rsidRPr="00445BC3" w:rsidDel="0045332B">
          <w:rPr>
            <w:rFonts w:hint="eastAsia"/>
            <w:szCs w:val="22"/>
          </w:rPr>
          <w:delText xml:space="preserve">ing </w:delText>
        </w:r>
      </w:del>
      <w:r w:rsidRPr="00445BC3">
        <w:rPr>
          <w:rFonts w:hint="eastAsia"/>
          <w:szCs w:val="22"/>
        </w:rPr>
        <w:t xml:space="preserve">based lung segmentation method </w:t>
      </w:r>
      <w:del w:id="109" w:author="Microsoft Office User" w:date="2017-01-23T10:01:00Z">
        <w:r w:rsidRPr="00445BC3" w:rsidDel="0045332B">
          <w:rPr>
            <w:rFonts w:hint="eastAsia"/>
            <w:szCs w:val="22"/>
          </w:rPr>
          <w:delText>is developed to get the</w:delText>
        </w:r>
      </w:del>
      <w:ins w:id="110" w:author="Microsoft Office User" w:date="2017-01-23T10:01:00Z">
        <w:r w:rsidR="0045332B">
          <w:rPr>
            <w:szCs w:val="22"/>
          </w:rPr>
          <w:t>defines the</w:t>
        </w:r>
      </w:ins>
      <w:r w:rsidRPr="00445BC3">
        <w:rPr>
          <w:rFonts w:hint="eastAsia"/>
          <w:szCs w:val="22"/>
        </w:rPr>
        <w:t xml:space="preserve"> lung boundary. In the second step, a </w:t>
      </w:r>
      <w:r w:rsidR="00930F6F">
        <w:rPr>
          <w:rFonts w:hint="eastAsia"/>
          <w:szCs w:val="22"/>
        </w:rPr>
        <w:t>statistical shape model</w:t>
      </w:r>
      <w:r w:rsidRPr="00445BC3">
        <w:rPr>
          <w:rFonts w:hint="eastAsia"/>
          <w:szCs w:val="22"/>
        </w:rPr>
        <w:t xml:space="preserve"> is deformed </w:t>
      </w:r>
      <w:del w:id="111" w:author="Microsoft Office User" w:date="2017-01-23T10:02:00Z">
        <w:r w:rsidRPr="00445BC3" w:rsidDel="0045332B">
          <w:rPr>
            <w:rFonts w:hint="eastAsia"/>
            <w:szCs w:val="22"/>
          </w:rPr>
          <w:delText>to get a</w:delText>
        </w:r>
      </w:del>
      <w:ins w:id="112" w:author="Microsoft Office User" w:date="2017-01-23T10:02:00Z">
        <w:r w:rsidR="0045332B">
          <w:rPr>
            <w:szCs w:val="22"/>
          </w:rPr>
          <w:t>provide a ‘search</w:t>
        </w:r>
      </w:ins>
      <w:r w:rsidRPr="00445BC3">
        <w:rPr>
          <w:rFonts w:hint="eastAsia"/>
          <w:szCs w:val="22"/>
        </w:rPr>
        <w:t xml:space="preserve"> region</w:t>
      </w:r>
      <w:ins w:id="113" w:author="Microsoft Office User" w:date="2017-01-23T10:02:00Z">
        <w:r w:rsidR="0045332B">
          <w:rPr>
            <w:szCs w:val="22"/>
          </w:rPr>
          <w:t xml:space="preserve">’ for </w:t>
        </w:r>
      </w:ins>
      <w:del w:id="114" w:author="Microsoft Office User" w:date="2017-01-23T10:02:00Z">
        <w:r w:rsidRPr="00445BC3" w:rsidDel="0045332B">
          <w:rPr>
            <w:rFonts w:hint="eastAsia"/>
            <w:szCs w:val="22"/>
          </w:rPr>
          <w:delText xml:space="preserve"> of interest</w:delText>
        </w:r>
        <w:r w:rsidR="00930F6F" w:rsidDel="0045332B">
          <w:rPr>
            <w:rFonts w:hint="eastAsia"/>
            <w:szCs w:val="22"/>
          </w:rPr>
          <w:delText xml:space="preserve"> (ROI)</w:delText>
        </w:r>
        <w:r w:rsidRPr="00445BC3" w:rsidDel="0045332B">
          <w:rPr>
            <w:rFonts w:hint="eastAsia"/>
            <w:szCs w:val="22"/>
          </w:rPr>
          <w:delText xml:space="preserve"> of </w:delText>
        </w:r>
      </w:del>
      <w:r w:rsidRPr="00445BC3">
        <w:rPr>
          <w:rFonts w:hint="eastAsia"/>
          <w:szCs w:val="22"/>
        </w:rPr>
        <w:t xml:space="preserve">fissure locations. In the third step, </w:t>
      </w:r>
      <w:del w:id="115" w:author="Microsoft Office User" w:date="2017-01-23T10:02:00Z">
        <w:r w:rsidRPr="00445BC3" w:rsidDel="0045332B">
          <w:rPr>
            <w:rFonts w:hint="eastAsia"/>
            <w:szCs w:val="22"/>
          </w:rPr>
          <w:delText>the fissures are accurately</w:delText>
        </w:r>
      </w:del>
      <w:ins w:id="116" w:author="Microsoft Office User" w:date="2017-01-23T10:02:00Z">
        <w:r w:rsidR="0045332B">
          <w:rPr>
            <w:szCs w:val="22"/>
          </w:rPr>
          <w:t>fissures are</w:t>
        </w:r>
      </w:ins>
      <w:r w:rsidRPr="00445BC3">
        <w:rPr>
          <w:rFonts w:hint="eastAsia"/>
          <w:szCs w:val="22"/>
        </w:rPr>
        <w:t xml:space="preserve"> located using </w:t>
      </w:r>
      <w:del w:id="117" w:author="Microsoft Office User" w:date="2017-01-23T10:02:00Z">
        <w:r w:rsidRPr="00445BC3" w:rsidDel="0045332B">
          <w:rPr>
            <w:rFonts w:hint="eastAsia"/>
            <w:szCs w:val="22"/>
          </w:rPr>
          <w:delText xml:space="preserve">the </w:delText>
        </w:r>
      </w:del>
      <w:ins w:id="118" w:author="Microsoft Office User" w:date="2017-01-23T10:02:00Z">
        <w:r w:rsidR="0045332B">
          <w:rPr>
            <w:szCs w:val="22"/>
          </w:rPr>
          <w:t>a</w:t>
        </w:r>
        <w:r w:rsidR="0045332B" w:rsidRPr="00445BC3">
          <w:rPr>
            <w:rFonts w:hint="eastAsia"/>
            <w:szCs w:val="22"/>
          </w:rPr>
          <w:t xml:space="preserve"> </w:t>
        </w:r>
      </w:ins>
      <w:r w:rsidRPr="00445BC3">
        <w:rPr>
          <w:rFonts w:hint="eastAsia"/>
          <w:szCs w:val="22"/>
        </w:rPr>
        <w:t>Hessian matrix</w:t>
      </w:r>
      <w:ins w:id="119" w:author="Microsoft Office User" w:date="2017-01-23T10:02:00Z">
        <w:r w:rsidR="0045332B">
          <w:rPr>
            <w:szCs w:val="22"/>
          </w:rPr>
          <w:t xml:space="preserve"> protocol</w:t>
        </w:r>
      </w:ins>
      <w:r w:rsidRPr="00445BC3">
        <w:rPr>
          <w:rFonts w:hint="eastAsia"/>
          <w:szCs w:val="22"/>
        </w:rPr>
        <w:t xml:space="preserve"> combined with connected component filters and surface fitting algorithm. </w:t>
      </w:r>
      <w:del w:id="120" w:author="Microsoft Office User" w:date="2017-01-23T10:03:00Z">
        <w:r w:rsidRPr="00445BC3" w:rsidDel="0045332B">
          <w:rPr>
            <w:szCs w:val="22"/>
          </w:rPr>
          <w:delText>Th</w:delText>
        </w:r>
        <w:r w:rsidRPr="00445BC3" w:rsidDel="0045332B">
          <w:rPr>
            <w:rFonts w:hint="eastAsia"/>
            <w:szCs w:val="22"/>
          </w:rPr>
          <w:delText>is method i</w:delText>
        </w:r>
        <w:r w:rsidRPr="00445BC3" w:rsidDel="0045332B">
          <w:rPr>
            <w:szCs w:val="22"/>
          </w:rPr>
          <w:delText>s able to detect fissures in all subjects, whereas existing segmentation tools failed in several subjects. Our new procedure does not depend on prior segmentation o</w:delText>
        </w:r>
        <w:r w:rsidR="00CE25DC" w:rsidDel="0045332B">
          <w:rPr>
            <w:szCs w:val="22"/>
          </w:rPr>
          <w:delText>f anatomical structures (airway</w:delText>
        </w:r>
        <w:r w:rsidR="001F20F5" w:rsidDel="0045332B">
          <w:rPr>
            <w:rFonts w:hint="eastAsia"/>
            <w:szCs w:val="22"/>
          </w:rPr>
          <w:delText xml:space="preserve"> lobar classification</w:delText>
        </w:r>
        <w:r w:rsidRPr="00445BC3" w:rsidDel="0045332B">
          <w:rPr>
            <w:szCs w:val="22"/>
          </w:rPr>
          <w:delText>) and has promising potential as a clinically useful automatic lobe segmentation procedure.</w:delText>
        </w:r>
        <w:r w:rsidRPr="00445BC3" w:rsidDel="0045332B">
          <w:rPr>
            <w:rFonts w:hint="eastAsia"/>
            <w:szCs w:val="22"/>
          </w:rPr>
          <w:delText xml:space="preserve"> </w:delText>
        </w:r>
      </w:del>
      <w:del w:id="121" w:author="Microsoft Office User" w:date="2017-01-23T10:00:00Z">
        <w:r w:rsidRPr="00445BC3" w:rsidDel="0045332B">
          <w:rPr>
            <w:rFonts w:hint="eastAsia"/>
            <w:szCs w:val="22"/>
          </w:rPr>
          <w:delText xml:space="preserve">A user-interactive interface is also developed for user to control and </w:delText>
        </w:r>
        <w:r w:rsidRPr="00445BC3" w:rsidDel="0045332B">
          <w:rPr>
            <w:szCs w:val="22"/>
          </w:rPr>
          <w:delText>visualize</w:delText>
        </w:r>
        <w:r w:rsidRPr="00445BC3" w:rsidDel="0045332B">
          <w:rPr>
            <w:rFonts w:hint="eastAsia"/>
            <w:szCs w:val="22"/>
          </w:rPr>
          <w:delText xml:space="preserve"> the whole segmentation process and do some manual correction on the segmentation results.</w:delText>
        </w:r>
      </w:del>
    </w:p>
    <w:p w14:paraId="3645321B" w14:textId="77777777" w:rsidR="00E1167D" w:rsidRDefault="00E1167D" w:rsidP="00173EA0">
      <w:pPr>
        <w:spacing w:line="100" w:lineRule="exact"/>
        <w:rPr>
          <w:szCs w:val="22"/>
        </w:rPr>
      </w:pPr>
    </w:p>
    <w:p w14:paraId="17A0041D" w14:textId="77777777" w:rsidR="00DE4142" w:rsidRDefault="00C201D8" w:rsidP="007E5046">
      <w:pPr>
        <w:jc w:val="center"/>
        <w:rPr>
          <w:szCs w:val="22"/>
        </w:rPr>
      </w:pPr>
      <w:r>
        <w:rPr>
          <w:noProof/>
          <w:lang w:eastAsia="en-US"/>
        </w:rPr>
        <w:drawing>
          <wp:inline distT="0" distB="0" distL="0" distR="0" wp14:anchorId="6CD7CE6E" wp14:editId="2E173CA9">
            <wp:extent cx="541020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56" t="23987" r="2553" b="11897"/>
                    <a:stretch/>
                  </pic:blipFill>
                  <pic:spPr bwMode="auto">
                    <a:xfrm>
                      <a:off x="0" y="0"/>
                      <a:ext cx="5427120" cy="2149827"/>
                    </a:xfrm>
                    <a:prstGeom prst="rect">
                      <a:avLst/>
                    </a:prstGeom>
                    <a:ln>
                      <a:noFill/>
                    </a:ln>
                    <a:extLst>
                      <a:ext uri="{53640926-AAD7-44D8-BBD7-CCE9431645EC}">
                        <a14:shadowObscured xmlns:a14="http://schemas.microsoft.com/office/drawing/2010/main"/>
                      </a:ext>
                    </a:extLst>
                  </pic:spPr>
                </pic:pic>
              </a:graphicData>
            </a:graphic>
          </wp:inline>
        </w:drawing>
      </w:r>
    </w:p>
    <w:p w14:paraId="70CA78E4" w14:textId="77777777" w:rsidR="00C201D8" w:rsidRDefault="00C201D8" w:rsidP="007E5046">
      <w:pPr>
        <w:jc w:val="center"/>
        <w:rPr>
          <w:szCs w:val="22"/>
        </w:rPr>
      </w:pPr>
      <w:r>
        <w:rPr>
          <w:rFonts w:hint="eastAsia"/>
          <w:szCs w:val="22"/>
        </w:rPr>
        <w:t>Fig</w:t>
      </w:r>
      <w:r w:rsidR="007E5046">
        <w:rPr>
          <w:rFonts w:hint="eastAsia"/>
          <w:szCs w:val="22"/>
        </w:rPr>
        <w:t>.</w:t>
      </w:r>
      <w:r>
        <w:rPr>
          <w:rFonts w:hint="eastAsia"/>
          <w:szCs w:val="22"/>
        </w:rPr>
        <w:t xml:space="preserve"> 1. Flow diagram of the lobar segmentation process.</w:t>
      </w:r>
    </w:p>
    <w:p w14:paraId="228CB10D" w14:textId="77777777" w:rsidR="00C201D8" w:rsidRPr="00445BC3" w:rsidRDefault="00C201D8" w:rsidP="00173EA0">
      <w:pPr>
        <w:spacing w:line="100" w:lineRule="exact"/>
        <w:rPr>
          <w:szCs w:val="22"/>
        </w:rPr>
      </w:pPr>
    </w:p>
    <w:p w14:paraId="0A70FAB2" w14:textId="6874DDF5" w:rsidR="00DE4142" w:rsidRPr="00AA1F5C" w:rsidDel="0045332B" w:rsidRDefault="00DE4142" w:rsidP="00DE4142">
      <w:pPr>
        <w:pStyle w:val="ListParagraph"/>
        <w:numPr>
          <w:ilvl w:val="0"/>
          <w:numId w:val="1"/>
        </w:numPr>
        <w:ind w:firstLineChars="0"/>
        <w:rPr>
          <w:b/>
          <w:sz w:val="24"/>
          <w:szCs w:val="24"/>
        </w:rPr>
      </w:pPr>
      <w:moveFromRangeStart w:id="122" w:author="Microsoft Office User" w:date="2017-01-23T10:01:00Z" w:name="move472929014"/>
      <w:moveFrom w:id="123" w:author="Microsoft Office User" w:date="2017-01-23T10:01:00Z">
        <w:r w:rsidRPr="00AA1F5C" w:rsidDel="0045332B">
          <w:rPr>
            <w:rFonts w:hint="eastAsia"/>
            <w:b/>
            <w:sz w:val="24"/>
            <w:szCs w:val="24"/>
          </w:rPr>
          <w:t>Method</w:t>
        </w:r>
      </w:moveFrom>
    </w:p>
    <w:moveFromRangeEnd w:id="122"/>
    <w:p w14:paraId="2B4E3045" w14:textId="77777777" w:rsidR="00DE4142" w:rsidRDefault="00DE4142" w:rsidP="00AF1ED7">
      <w:pPr>
        <w:pStyle w:val="ListParagraph"/>
        <w:numPr>
          <w:ilvl w:val="1"/>
          <w:numId w:val="2"/>
        </w:numPr>
        <w:ind w:firstLineChars="0"/>
      </w:pPr>
      <w:r>
        <w:rPr>
          <w:rFonts w:hint="eastAsia"/>
        </w:rPr>
        <w:t>Lung segmentation</w:t>
      </w:r>
    </w:p>
    <w:p w14:paraId="719E83FB" w14:textId="2F8CAE70" w:rsidR="00DE4142" w:rsidDel="0045332B" w:rsidRDefault="00DE4142">
      <w:pPr>
        <w:rPr>
          <w:del w:id="124" w:author="Microsoft Office User" w:date="2017-01-23T10:07:00Z"/>
        </w:rPr>
      </w:pPr>
      <w:del w:id="125" w:author="Microsoft Office User" w:date="2017-01-23T10:06:00Z">
        <w:r w:rsidDel="0045332B">
          <w:rPr>
            <w:rFonts w:hint="eastAsia"/>
          </w:rPr>
          <w:delText xml:space="preserve">A good lung segmentation is a </w:delText>
        </w:r>
        <w:r w:rsidDel="0045332B">
          <w:delText>prerequisite</w:delText>
        </w:r>
        <w:r w:rsidDel="0045332B">
          <w:rPr>
            <w:rFonts w:hint="eastAsia"/>
          </w:rPr>
          <w:delText xml:space="preserve"> for the next steps in this study, since all the other segmentations need perform insi</w:delText>
        </w:r>
        <w:r w:rsidR="00450335" w:rsidDel="0045332B">
          <w:rPr>
            <w:rFonts w:hint="eastAsia"/>
          </w:rPr>
          <w:delText>de the two lung regions</w:delText>
        </w:r>
        <w:r w:rsidRPr="00445BC3" w:rsidDel="0045332B">
          <w:rPr>
            <w:szCs w:val="22"/>
          </w:rPr>
          <w:delText>.</w:delText>
        </w:r>
        <w:r w:rsidDel="0045332B">
          <w:rPr>
            <w:rFonts w:hint="eastAsia"/>
          </w:rPr>
          <w:delText xml:space="preserve"> In this paper, we used a common</w:delText>
        </w:r>
      </w:del>
      <w:ins w:id="126" w:author="Microsoft Office User" w:date="2017-01-23T10:06:00Z">
        <w:r w:rsidR="0045332B">
          <w:t>Here we use commonly used</w:t>
        </w:r>
      </w:ins>
      <w:r>
        <w:rPr>
          <w:rFonts w:hint="eastAsia"/>
        </w:rPr>
        <w:t xml:space="preserve"> thresholding method to segment lungs</w:t>
      </w:r>
      <w:ins w:id="127" w:author="Microsoft Office User" w:date="2017-01-23T10:06:00Z">
        <w:r w:rsidR="0045332B">
          <w:t xml:space="preserve"> [ref]. T</w:t>
        </w:r>
      </w:ins>
      <w:del w:id="128" w:author="Microsoft Office User" w:date="2017-01-23T10:06:00Z">
        <w:r w:rsidDel="0045332B">
          <w:rPr>
            <w:rFonts w:hint="eastAsia"/>
          </w:rPr>
          <w:delText xml:space="preserve">, the </w:delText>
        </w:r>
        <w:r w:rsidDel="0045332B">
          <w:delText>procedure</w:delText>
        </w:r>
        <w:r w:rsidDel="0045332B">
          <w:rPr>
            <w:rFonts w:hint="eastAsia"/>
          </w:rPr>
          <w:delText xml:space="preserve"> is consist of the following steps:</w:delText>
        </w:r>
        <w:r w:rsidR="00450335" w:rsidDel="0045332B">
          <w:rPr>
            <w:rFonts w:hint="eastAsia"/>
          </w:rPr>
          <w:delText xml:space="preserve"> </w:delText>
        </w:r>
        <w:r w:rsidRPr="00DC570C" w:rsidDel="0045332B">
          <w:rPr>
            <w:rFonts w:hint="eastAsia"/>
          </w:rPr>
          <w:delText>T</w:delText>
        </w:r>
      </w:del>
      <w:r w:rsidRPr="00DC570C">
        <w:rPr>
          <w:rFonts w:hint="eastAsia"/>
        </w:rPr>
        <w:t xml:space="preserve">he method </w:t>
      </w:r>
      <w:del w:id="129" w:author="Microsoft Office User" w:date="2017-01-23T10:06:00Z">
        <w:r w:rsidRPr="00DC570C" w:rsidDel="0045332B">
          <w:rPr>
            <w:rFonts w:hint="eastAsia"/>
          </w:rPr>
          <w:delText xml:space="preserve">firstly </w:delText>
        </w:r>
      </w:del>
      <w:r w:rsidRPr="00DC570C">
        <w:rPr>
          <w:rFonts w:hint="eastAsia"/>
        </w:rPr>
        <w:t xml:space="preserve">uses a thresholding operation </w:t>
      </w:r>
      <w:r>
        <w:rPr>
          <w:rFonts w:hint="eastAsia"/>
        </w:rPr>
        <w:t xml:space="preserve">(-775 Hounsfield Units) </w:t>
      </w:r>
      <w:r w:rsidRPr="00DC570C">
        <w:rPr>
          <w:rFonts w:hint="eastAsia"/>
        </w:rPr>
        <w:t xml:space="preserve">and connected component identification to find </w:t>
      </w:r>
      <w:del w:id="130" w:author="Microsoft Office User" w:date="2017-01-23T10:07:00Z">
        <w:r w:rsidRPr="00DC570C" w:rsidDel="0045332B">
          <w:rPr>
            <w:rFonts w:hint="eastAsia"/>
          </w:rPr>
          <w:delText xml:space="preserve">the </w:delText>
        </w:r>
        <w:r w:rsidR="00D121B7" w:rsidDel="0045332B">
          <w:rPr>
            <w:rFonts w:hint="eastAsia"/>
          </w:rPr>
          <w:delText>initial</w:delText>
        </w:r>
      </w:del>
      <w:ins w:id="131" w:author="Microsoft Office User" w:date="2017-01-23T10:07:00Z">
        <w:r w:rsidR="0045332B">
          <w:t>an initial approximation to the</w:t>
        </w:r>
      </w:ins>
      <w:r w:rsidR="00D121B7">
        <w:rPr>
          <w:rFonts w:hint="eastAsia"/>
        </w:rPr>
        <w:t xml:space="preserve"> lung regions and </w:t>
      </w:r>
      <w:r w:rsidRPr="00DC570C">
        <w:rPr>
          <w:rFonts w:hint="eastAsia"/>
        </w:rPr>
        <w:t>trachea location. Us</w:t>
      </w:r>
      <w:ins w:id="132" w:author="Microsoft Office User" w:date="2017-01-23T10:07:00Z">
        <w:r w:rsidR="0045332B">
          <w:t>ing</w:t>
        </w:r>
      </w:ins>
      <w:del w:id="133" w:author="Microsoft Office User" w:date="2017-01-23T10:07:00Z">
        <w:r w:rsidRPr="00DC570C" w:rsidDel="0045332B">
          <w:rPr>
            <w:rFonts w:hint="eastAsia"/>
          </w:rPr>
          <w:delText>e</w:delText>
        </w:r>
      </w:del>
      <w:r w:rsidRPr="00DC570C">
        <w:rPr>
          <w:rFonts w:hint="eastAsia"/>
        </w:rPr>
        <w:t xml:space="preserve"> the </w:t>
      </w:r>
      <w:del w:id="134" w:author="Microsoft Office User" w:date="2017-01-23T10:07:00Z">
        <w:r w:rsidRPr="00DC570C" w:rsidDel="0045332B">
          <w:rPr>
            <w:rFonts w:hint="eastAsia"/>
          </w:rPr>
          <w:delText xml:space="preserve">highest </w:delText>
        </w:r>
      </w:del>
      <w:ins w:id="135" w:author="Microsoft Office User" w:date="2017-01-23T10:07:00Z">
        <w:r w:rsidR="0045332B">
          <w:t>most apical</w:t>
        </w:r>
        <w:r w:rsidR="0045332B" w:rsidRPr="00DC570C">
          <w:rPr>
            <w:rFonts w:hint="eastAsia"/>
          </w:rPr>
          <w:t xml:space="preserve"> </w:t>
        </w:r>
      </w:ins>
      <w:r w:rsidRPr="00DC570C">
        <w:rPr>
          <w:rFonts w:hint="eastAsia"/>
        </w:rPr>
        <w:t xml:space="preserve">point of trachea as a start point, a region growing technique is applied to detect the airway trees. Then, left and right lungs are separated as the two </w:t>
      </w:r>
      <w:r w:rsidR="00D121B7">
        <w:rPr>
          <w:rFonts w:hint="eastAsia"/>
        </w:rPr>
        <w:t xml:space="preserve">largest </w:t>
      </w:r>
      <w:r w:rsidRPr="00DC570C">
        <w:rPr>
          <w:rFonts w:hint="eastAsia"/>
        </w:rPr>
        <w:t>connected components remaining after removing the trachea and main left and right bronchi.</w:t>
      </w:r>
      <w:r w:rsidR="00023611">
        <w:rPr>
          <w:rFonts w:hint="eastAsia"/>
        </w:rPr>
        <w:t xml:space="preserve"> </w:t>
      </w:r>
      <w:del w:id="136" w:author="Microsoft Office User" w:date="2017-01-23T10:07:00Z">
        <w:r w:rsidR="00023611" w:rsidDel="0045332B">
          <w:rPr>
            <w:rFonts w:hint="eastAsia"/>
          </w:rPr>
          <w:delText>Fig 2 shows the lung segmentation result.</w:delText>
        </w:r>
      </w:del>
    </w:p>
    <w:p w14:paraId="693A27DF" w14:textId="430CC4F8" w:rsidR="00337AE7" w:rsidDel="0045332B" w:rsidRDefault="00337AE7">
      <w:pPr>
        <w:rPr>
          <w:del w:id="137" w:author="Microsoft Office User" w:date="2017-01-23T10:07:00Z"/>
        </w:rPr>
        <w:pPrChange w:id="138" w:author="Microsoft Office User" w:date="2017-01-23T10:07:00Z">
          <w:pPr>
            <w:spacing w:line="100" w:lineRule="exact"/>
          </w:pPr>
        </w:pPrChange>
      </w:pPr>
    </w:p>
    <w:p w14:paraId="7718813B" w14:textId="425C36CF" w:rsidR="00DE4142" w:rsidDel="0045332B" w:rsidRDefault="00023611">
      <w:pPr>
        <w:rPr>
          <w:del w:id="139" w:author="Microsoft Office User" w:date="2017-01-23T10:07:00Z"/>
        </w:rPr>
        <w:pPrChange w:id="140" w:author="Microsoft Office User" w:date="2017-01-23T10:07:00Z">
          <w:pPr>
            <w:jc w:val="center"/>
          </w:pPr>
        </w:pPrChange>
      </w:pPr>
      <w:del w:id="141" w:author="Microsoft Office User" w:date="2017-01-23T10:07:00Z">
        <w:r w:rsidDel="0045332B">
          <w:rPr>
            <w:noProof/>
            <w:lang w:eastAsia="en-US"/>
          </w:rPr>
          <w:drawing>
            <wp:inline distT="0" distB="0" distL="0" distR="0" wp14:anchorId="4C7EEC0C" wp14:editId="3C325B3B">
              <wp:extent cx="1353312" cy="929030"/>
              <wp:effectExtent l="0" t="0" r="0" b="4445"/>
              <wp:docPr id="3" name="图片 3" descr="D:\PhD\ConferencePaper\MICCAIConference\MICCAIPaperPics\20170113\Screenshot from 2017-01-14 18_16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20170113\Screenshot from 2017-01-14 18_16_05.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59" t="24625" r="45735" b="26806"/>
                      <a:stretch/>
                    </pic:blipFill>
                    <pic:spPr bwMode="auto">
                      <a:xfrm>
                        <a:off x="0" y="0"/>
                        <a:ext cx="1372650" cy="942305"/>
                      </a:xfrm>
                      <a:prstGeom prst="rect">
                        <a:avLst/>
                      </a:prstGeom>
                      <a:noFill/>
                      <a:ln>
                        <a:noFill/>
                      </a:ln>
                      <a:extLst>
                        <a:ext uri="{53640926-AAD7-44D8-BBD7-CCE9431645EC}">
                          <a14:shadowObscured xmlns:a14="http://schemas.microsoft.com/office/drawing/2010/main"/>
                        </a:ext>
                      </a:extLst>
                    </pic:spPr>
                  </pic:pic>
                </a:graphicData>
              </a:graphic>
            </wp:inline>
          </w:drawing>
        </w:r>
        <w:r w:rsidR="00E03B77" w:rsidDel="0045332B">
          <w:rPr>
            <w:rFonts w:hint="eastAsia"/>
          </w:rPr>
          <w:delText xml:space="preserve">  </w:delText>
        </w:r>
        <w:r w:rsidDel="0045332B">
          <w:rPr>
            <w:noProof/>
            <w:lang w:eastAsia="en-US"/>
          </w:rPr>
          <w:drawing>
            <wp:inline distT="0" distB="0" distL="0" distR="0" wp14:anchorId="72E2BC39" wp14:editId="7F5BD615">
              <wp:extent cx="1382572" cy="943660"/>
              <wp:effectExtent l="0" t="0" r="8255" b="8890"/>
              <wp:docPr id="5" name="图片 5" descr="D:\PhD\ConferencePaper\MICCAIConference\MICCAIPaperPics\20170113\Screenshot from 2017-01-14 18_1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20170113\Screenshot from 2017-01-14 18_16_1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06" t="25113" r="45894" b="26471"/>
                      <a:stretch/>
                    </pic:blipFill>
                    <pic:spPr bwMode="auto">
                      <a:xfrm>
                        <a:off x="0" y="0"/>
                        <a:ext cx="1398291" cy="954389"/>
                      </a:xfrm>
                      <a:prstGeom prst="rect">
                        <a:avLst/>
                      </a:prstGeom>
                      <a:noFill/>
                      <a:ln>
                        <a:noFill/>
                      </a:ln>
                      <a:extLst>
                        <a:ext uri="{53640926-AAD7-44D8-BBD7-CCE9431645EC}">
                          <a14:shadowObscured xmlns:a14="http://schemas.microsoft.com/office/drawing/2010/main"/>
                        </a:ext>
                      </a:extLst>
                    </pic:spPr>
                  </pic:pic>
                </a:graphicData>
              </a:graphic>
            </wp:inline>
          </w:drawing>
        </w:r>
      </w:del>
    </w:p>
    <w:p w14:paraId="0222B1DE" w14:textId="42B884B1" w:rsidR="00023611" w:rsidRDefault="00023611">
      <w:pPr>
        <w:pPrChange w:id="142" w:author="Microsoft Office User" w:date="2017-01-23T10:07:00Z">
          <w:pPr>
            <w:jc w:val="center"/>
          </w:pPr>
        </w:pPrChange>
      </w:pPr>
      <w:del w:id="143" w:author="Microsoft Office User" w:date="2017-01-23T10:07:00Z">
        <w:r w:rsidDel="0045332B">
          <w:rPr>
            <w:rFonts w:hint="eastAsia"/>
          </w:rPr>
          <w:delText>Fig. 2. Lung segmentation result. (a) Raw CT image. (b) Segmented lungs.</w:delText>
        </w:r>
      </w:del>
    </w:p>
    <w:p w14:paraId="080E47D3" w14:textId="77777777" w:rsidR="00882B78" w:rsidRDefault="00882B78" w:rsidP="00D121B7">
      <w:pPr>
        <w:spacing w:line="100" w:lineRule="exact"/>
      </w:pPr>
    </w:p>
    <w:p w14:paraId="26E629A5" w14:textId="50406E9C" w:rsidR="00DE4142" w:rsidRDefault="00AF1ED7" w:rsidP="00DE4142">
      <w:r>
        <w:rPr>
          <w:rFonts w:hint="eastAsia"/>
        </w:rPr>
        <w:t>2.2</w:t>
      </w:r>
      <w:r w:rsidR="00DE4142">
        <w:rPr>
          <w:rFonts w:hint="eastAsia"/>
        </w:rPr>
        <w:t xml:space="preserve"> </w:t>
      </w:r>
      <w:del w:id="144" w:author="Microsoft Office User" w:date="2017-01-23T10:11:00Z">
        <w:r w:rsidR="00DE4142" w:rsidDel="009D7F98">
          <w:rPr>
            <w:rFonts w:hint="eastAsia"/>
          </w:rPr>
          <w:delText>Initial fissure prediction</w:delText>
        </w:r>
      </w:del>
      <w:ins w:id="145" w:author="Microsoft Office User" w:date="2017-01-23T10:11:00Z">
        <w:r w:rsidR="009D7F98">
          <w:t>Active shape model of lung shape</w:t>
        </w:r>
      </w:ins>
    </w:p>
    <w:p w14:paraId="66D86E0E" w14:textId="024B9C0B" w:rsidR="00DE4142" w:rsidDel="0045332B" w:rsidRDefault="00DE4142" w:rsidP="00DE4142">
      <w:pPr>
        <w:rPr>
          <w:del w:id="146" w:author="Microsoft Office User" w:date="2017-01-23T10:08:00Z"/>
        </w:rPr>
      </w:pPr>
      <w:del w:id="147" w:author="Microsoft Office User" w:date="2017-01-23T10:08:00Z">
        <w:r w:rsidDel="0045332B">
          <w:rPr>
            <w:rFonts w:hint="eastAsia"/>
          </w:rPr>
          <w:delText xml:space="preserve">In the last twenty years, statistical shape model (SSM) based method has been widely used as one of the most successful methods for medical image segmentation. SSM makes use of statistical analysis to model shape variation, thus can be used to model and capture the shape difference </w:delText>
        </w:r>
        <w:r w:rsidR="00BD6A82" w:rsidDel="0045332B">
          <w:rPr>
            <w:rFonts w:hint="eastAsia"/>
          </w:rPr>
          <w:delText xml:space="preserve">and the mean shape </w:delText>
        </w:r>
        <w:r w:rsidDel="0045332B">
          <w:rPr>
            <w:rFonts w:hint="eastAsia"/>
          </w:rPr>
          <w:delText>among different people..</w:delText>
        </w:r>
      </w:del>
    </w:p>
    <w:p w14:paraId="3828AE81" w14:textId="51BD154D" w:rsidR="009D7F98" w:rsidRDefault="00DE4142" w:rsidP="00DE4142">
      <w:pPr>
        <w:rPr>
          <w:ins w:id="148" w:author="Microsoft Office User" w:date="2017-01-23T10:12:00Z"/>
        </w:rPr>
      </w:pPr>
      <w:del w:id="149" w:author="Microsoft Office User" w:date="2017-01-23T10:08:00Z">
        <w:r w:rsidDel="0045332B">
          <w:rPr>
            <w:rFonts w:hint="eastAsia"/>
          </w:rPr>
          <w:delText xml:space="preserve">In this paper, </w:delText>
        </w:r>
      </w:del>
      <w:r>
        <w:rPr>
          <w:rFonts w:hint="eastAsia"/>
        </w:rPr>
        <w:t>A Statistical Finite element analysis of Lobe (SFeaL) which is based on</w:t>
      </w:r>
      <w:del w:id="150" w:author="Microsoft Office User" w:date="2017-01-23T10:08:00Z">
        <w:r w:rsidDel="0045332B">
          <w:rPr>
            <w:rFonts w:hint="eastAsia"/>
          </w:rPr>
          <w:delText xml:space="preserve"> the</w:delText>
        </w:r>
      </w:del>
      <w:ins w:id="151" w:author="Microsoft Office User" w:date="2017-01-23T10:08:00Z">
        <w:r w:rsidR="0045332B">
          <w:t xml:space="preserve"> an</w:t>
        </w:r>
      </w:ins>
      <w:r>
        <w:rPr>
          <w:rFonts w:hint="eastAsia"/>
        </w:rPr>
        <w:t xml:space="preserve"> </w:t>
      </w:r>
      <w:ins w:id="152" w:author="Microsoft Office User" w:date="2017-01-23T10:11:00Z">
        <w:r w:rsidR="009D7F98">
          <w:t>a</w:t>
        </w:r>
      </w:ins>
      <w:del w:id="153" w:author="Microsoft Office User" w:date="2017-01-23T10:11:00Z">
        <w:r w:rsidDel="009D7F98">
          <w:rPr>
            <w:rFonts w:hint="eastAsia"/>
          </w:rPr>
          <w:delText>A</w:delText>
        </w:r>
      </w:del>
      <w:r>
        <w:rPr>
          <w:rFonts w:hint="eastAsia"/>
        </w:rPr>
        <w:t xml:space="preserve">ctive </w:t>
      </w:r>
      <w:ins w:id="154" w:author="Microsoft Office User" w:date="2017-01-23T10:11:00Z">
        <w:r w:rsidR="009D7F98">
          <w:t>s</w:t>
        </w:r>
      </w:ins>
      <w:del w:id="155" w:author="Microsoft Office User" w:date="2017-01-23T10:11:00Z">
        <w:r w:rsidDel="009D7F98">
          <w:rPr>
            <w:rFonts w:hint="eastAsia"/>
          </w:rPr>
          <w:delText>S</w:delText>
        </w:r>
      </w:del>
      <w:r>
        <w:rPr>
          <w:rFonts w:hint="eastAsia"/>
        </w:rPr>
        <w:t xml:space="preserve">hape </w:t>
      </w:r>
      <w:ins w:id="156" w:author="Microsoft Office User" w:date="2017-01-23T10:11:00Z">
        <w:r w:rsidR="009D7F98">
          <w:t>m</w:t>
        </w:r>
      </w:ins>
      <w:del w:id="157" w:author="Microsoft Office User" w:date="2017-01-23T10:11:00Z">
        <w:r w:rsidDel="009D7F98">
          <w:rPr>
            <w:rFonts w:hint="eastAsia"/>
          </w:rPr>
          <w:delText>M</w:delText>
        </w:r>
      </w:del>
      <w:r>
        <w:rPr>
          <w:rFonts w:hint="eastAsia"/>
        </w:rPr>
        <w:t xml:space="preserve">odel </w:t>
      </w:r>
      <w:r>
        <w:rPr>
          <w:rFonts w:hint="eastAsia"/>
        </w:rPr>
        <w:lastRenderedPageBreak/>
        <w:t>(ASM)</w:t>
      </w:r>
      <w:ins w:id="158" w:author="Microsoft Office User" w:date="2017-01-23T10:08:00Z">
        <w:r w:rsidR="0045332B">
          <w:t xml:space="preserve"> of the lung</w:t>
        </w:r>
      </w:ins>
      <w:r>
        <w:rPr>
          <w:rFonts w:hint="eastAsia"/>
        </w:rPr>
        <w:t xml:space="preserve"> is </w:t>
      </w:r>
      <w:r w:rsidR="00E1105C">
        <w:rPr>
          <w:rFonts w:hint="eastAsia"/>
        </w:rPr>
        <w:t>constructed</w:t>
      </w:r>
      <w:r>
        <w:rPr>
          <w:rFonts w:hint="eastAsia"/>
        </w:rPr>
        <w:t xml:space="preserve"> and deformed </w:t>
      </w:r>
      <w:ins w:id="159" w:author="Microsoft Office User" w:date="2017-01-23T10:09:00Z">
        <w:r w:rsidR="0045332B">
          <w:t xml:space="preserve">onto the individual’s images </w:t>
        </w:r>
      </w:ins>
      <w:r>
        <w:rPr>
          <w:rFonts w:hint="eastAsia"/>
        </w:rPr>
        <w:t xml:space="preserve">to predict </w:t>
      </w:r>
      <w:del w:id="160" w:author="Microsoft Office User" w:date="2017-01-23T10:09:00Z">
        <w:r w:rsidDel="0045332B">
          <w:rPr>
            <w:rFonts w:hint="eastAsia"/>
          </w:rPr>
          <w:delText xml:space="preserve">the </w:delText>
        </w:r>
      </w:del>
      <w:ins w:id="161" w:author="Microsoft Office User" w:date="2017-01-23T10:09:00Z">
        <w:r w:rsidR="0045332B">
          <w:t>an</w:t>
        </w:r>
        <w:r w:rsidR="0045332B">
          <w:rPr>
            <w:rFonts w:hint="eastAsia"/>
          </w:rPr>
          <w:t xml:space="preserve"> </w:t>
        </w:r>
      </w:ins>
      <w:r>
        <w:rPr>
          <w:rFonts w:hint="eastAsia"/>
        </w:rPr>
        <w:t xml:space="preserve">initial fissure </w:t>
      </w:r>
      <w:del w:id="162" w:author="Microsoft Office User" w:date="2017-01-23T10:09:00Z">
        <w:r w:rsidDel="0045332B">
          <w:rPr>
            <w:rFonts w:hint="eastAsia"/>
          </w:rPr>
          <w:delText xml:space="preserve">locations for guiding the future </w:delText>
        </w:r>
        <w:r w:rsidR="00927432" w:rsidDel="0045332B">
          <w:rPr>
            <w:rFonts w:hint="eastAsia"/>
          </w:rPr>
          <w:delText>accurate</w:delText>
        </w:r>
      </w:del>
      <w:ins w:id="163" w:author="Microsoft Office User" w:date="2017-01-23T10:09:00Z">
        <w:r w:rsidR="0045332B">
          <w:t>to guide</w:t>
        </w:r>
      </w:ins>
      <w:r w:rsidR="00927432">
        <w:rPr>
          <w:rFonts w:hint="eastAsia"/>
        </w:rPr>
        <w:t xml:space="preserve"> fissure detection</w:t>
      </w:r>
      <w:r>
        <w:rPr>
          <w:rFonts w:hint="eastAsia"/>
        </w:rPr>
        <w:t>.</w:t>
      </w:r>
      <w:ins w:id="164" w:author="Microsoft Office User" w:date="2017-01-23T10:12:00Z">
        <w:r w:rsidR="009D7F98">
          <w:t xml:space="preserve"> </w:t>
        </w:r>
        <w:commentRangeStart w:id="165"/>
        <w:r w:rsidR="009D7F98" w:rsidRPr="009D7F98">
          <w:rPr>
            <w:highlight w:val="yellow"/>
            <w:rPrChange w:id="166" w:author="Microsoft Office User" w:date="2017-01-23T10:13:00Z">
              <w:rPr/>
            </w:rPrChange>
          </w:rPr>
          <w:t xml:space="preserve">The SFeaL model was constructed using </w:t>
        </w:r>
      </w:ins>
      <w:ins w:id="167" w:author="Microsoft Office User" w:date="2017-01-23T10:14:00Z">
        <w:r w:rsidR="009D7F98">
          <w:rPr>
            <w:highlight w:val="yellow"/>
          </w:rPr>
          <w:t xml:space="preserve">a training set consisting of </w:t>
        </w:r>
      </w:ins>
      <w:ins w:id="168" w:author="Microsoft Office User" w:date="2017-01-23T10:12:00Z">
        <w:r w:rsidR="009D7F98" w:rsidRPr="009D7F98">
          <w:rPr>
            <w:highlight w:val="yellow"/>
            <w:rPrChange w:id="169" w:author="Microsoft Office User" w:date="2017-01-23T10:13:00Z">
              <w:rPr/>
            </w:rPrChange>
          </w:rPr>
          <w:t xml:space="preserve">imaging of the lung </w:t>
        </w:r>
      </w:ins>
      <w:ins w:id="170" w:author="Microsoft Office User" w:date="2017-01-23T10:13:00Z">
        <w:r w:rsidR="009D7F98" w:rsidRPr="009D7F98">
          <w:rPr>
            <w:highlight w:val="yellow"/>
            <w:rPrChange w:id="171" w:author="Microsoft Office User" w:date="2017-01-23T10:13:00Z">
              <w:rPr/>
            </w:rPrChange>
          </w:rPr>
          <w:t>…</w:t>
        </w:r>
        <w:commentRangeEnd w:id="165"/>
        <w:r w:rsidR="009D7F98">
          <w:rPr>
            <w:rStyle w:val="CommentReference"/>
          </w:rPr>
          <w:commentReference w:id="165"/>
        </w:r>
      </w:ins>
      <w:ins w:id="172" w:author="Microsoft Office User" w:date="2017-01-23T10:16:00Z">
        <w:r w:rsidR="009D7F98" w:rsidRPr="009D7F98">
          <w:rPr>
            <w:rFonts w:cstheme="minorHAnsi" w:hint="eastAsia"/>
          </w:rPr>
          <w:t xml:space="preserve"> </w:t>
        </w:r>
        <w:r w:rsidR="009D7F98">
          <w:rPr>
            <w:rFonts w:cstheme="minorHAnsi" w:hint="eastAsia"/>
          </w:rPr>
          <w:t>The open-source visualization software CMGUI (</w:t>
        </w:r>
        <w:r w:rsidR="009D7F98">
          <w:fldChar w:fldCharType="begin"/>
        </w:r>
        <w:r w:rsidR="009D7F98">
          <w:instrText xml:space="preserve"> HYPERLINK "https://www.cmiss.org/cmgui" </w:instrText>
        </w:r>
        <w:r w:rsidR="009D7F98">
          <w:fldChar w:fldCharType="separate"/>
        </w:r>
        <w:r w:rsidR="009D7F98" w:rsidRPr="00837958">
          <w:rPr>
            <w:rStyle w:val="Hyperlink"/>
            <w:rFonts w:cstheme="minorHAnsi" w:hint="eastAsia"/>
          </w:rPr>
          <w:t>https://www.cmiss.org/cmgui</w:t>
        </w:r>
        <w:r w:rsidR="009D7F98">
          <w:rPr>
            <w:rStyle w:val="Hyperlink"/>
            <w:rFonts w:cstheme="minorHAnsi"/>
          </w:rPr>
          <w:fldChar w:fldCharType="end"/>
        </w:r>
        <w:r w:rsidR="009D7F98">
          <w:rPr>
            <w:rFonts w:cstheme="minorHAnsi" w:hint="eastAsia"/>
          </w:rPr>
          <w:t xml:space="preserve">) was </w:t>
        </w:r>
        <w:r w:rsidR="009D7F98">
          <w:rPr>
            <w:rFonts w:cstheme="minorHAnsi"/>
          </w:rPr>
          <w:t>employed</w:t>
        </w:r>
        <w:r w:rsidR="009D7F98">
          <w:rPr>
            <w:rFonts w:cstheme="minorHAnsi" w:hint="eastAsia"/>
          </w:rPr>
          <w:t xml:space="preserve"> to manually digitize all three fissure points between adjacent lobes</w:t>
        </w:r>
        <w:r w:rsidR="009D7F98">
          <w:rPr>
            <w:rFonts w:cstheme="minorHAnsi"/>
          </w:rPr>
          <w:t xml:space="preserve"> by an expert user to provide a </w:t>
        </w:r>
      </w:ins>
      <w:ins w:id="173" w:author="Microsoft Office User" w:date="2017-01-23T10:17:00Z">
        <w:r w:rsidR="009D7F98">
          <w:rPr>
            <w:rFonts w:cstheme="minorHAnsi"/>
          </w:rPr>
          <w:t>gold-standard fissure location for each subject in the training set.</w:t>
        </w:r>
      </w:ins>
    </w:p>
    <w:p w14:paraId="2D2D54EC" w14:textId="77777777" w:rsidR="009D7F98" w:rsidRDefault="009D7F98" w:rsidP="00DE4142">
      <w:pPr>
        <w:rPr>
          <w:ins w:id="174" w:author="Microsoft Office User" w:date="2017-01-23T10:12:00Z"/>
        </w:rPr>
      </w:pPr>
    </w:p>
    <w:p w14:paraId="1802F8DA" w14:textId="72A20FF6" w:rsidR="00DE4142" w:rsidRDefault="00DE4142" w:rsidP="009D7F98">
      <w:pPr>
        <w:rPr>
          <w:ins w:id="175" w:author="Microsoft Office User" w:date="2017-01-23T10:19:00Z"/>
          <w:rFonts w:cstheme="minorHAnsi"/>
        </w:rPr>
      </w:pPr>
      <w:del w:id="176" w:author="Microsoft Office User" w:date="2017-01-23T10:13:00Z">
        <w:r w:rsidDel="009D7F98">
          <w:rPr>
            <w:rFonts w:hint="eastAsia"/>
          </w:rPr>
          <w:delText xml:space="preserve"> </w:delText>
        </w:r>
      </w:del>
      <w:del w:id="177" w:author="Microsoft Office User" w:date="2017-01-23T10:09:00Z">
        <w:r w:rsidDel="0045332B">
          <w:rPr>
            <w:rFonts w:hint="eastAsia"/>
          </w:rPr>
          <w:delText>This approach employs</w:delText>
        </w:r>
      </w:del>
      <w:ins w:id="178" w:author="Microsoft Office User" w:date="2017-01-23T10:09:00Z">
        <w:r w:rsidR="0045332B">
          <w:t>A</w:t>
        </w:r>
      </w:ins>
      <w:r>
        <w:rPr>
          <w:rFonts w:hint="eastAsia"/>
        </w:rPr>
        <w:t xml:space="preserve"> finite element volume mesh</w:t>
      </w:r>
      <w:ins w:id="179" w:author="Microsoft Office User" w:date="2017-01-23T10:13:00Z">
        <w:r w:rsidR="009D7F98">
          <w:t xml:space="preserve"> is used to describe the shape of the lung </w:t>
        </w:r>
      </w:ins>
      <w:ins w:id="180" w:author="Microsoft Office User" w:date="2017-01-23T10:14:00Z">
        <w:r w:rsidR="009D7F98">
          <w:t xml:space="preserve">and its fissures both in terms of the ASM and also to define initial fissure location in the segmentation algorithm. </w:t>
        </w:r>
      </w:ins>
      <w:ins w:id="181" w:author="Microsoft Office User" w:date="2017-01-23T10:15:00Z">
        <w:r w:rsidR="009D7F98">
          <w:t xml:space="preserve">A high order </w:t>
        </w:r>
      </w:ins>
      <w:ins w:id="182" w:author="Microsoft Office User" w:date="2017-01-23T10:16:00Z">
        <w:r w:rsidR="009D7F98">
          <w:rPr>
            <w:rFonts w:cstheme="minorHAnsi" w:hint="eastAsia"/>
          </w:rPr>
          <w:t>(bi-cubic Hermite) finite element mesh template</w:t>
        </w:r>
        <w:r w:rsidR="009D7F98">
          <w:rPr>
            <w:rFonts w:cstheme="minorHAnsi"/>
          </w:rPr>
          <w:t xml:space="preserve"> was fitted to lung surface data obtained from the lung segmentation (Section 2.1). </w:t>
        </w:r>
      </w:ins>
      <w:ins w:id="183" w:author="Microsoft Office User" w:date="2017-01-23T10:17:00Z">
        <w:r w:rsidR="009D7F98">
          <w:t xml:space="preserve">The template mesh for </w:t>
        </w:r>
      </w:ins>
      <w:del w:id="184" w:author="Microsoft Office User" w:date="2017-01-23T10:14:00Z">
        <w:r w:rsidDel="009D7F98">
          <w:rPr>
            <w:rFonts w:hint="eastAsia"/>
          </w:rPr>
          <w:delText xml:space="preserve"> </w:delText>
        </w:r>
      </w:del>
      <w:del w:id="185" w:author="Microsoft Office User" w:date="2017-01-23T10:10:00Z">
        <w:r w:rsidDel="009D7F98">
          <w:rPr>
            <w:rFonts w:hint="eastAsia"/>
          </w:rPr>
          <w:delText xml:space="preserve">to specify pulmonary lobar shape which </w:delText>
        </w:r>
      </w:del>
      <w:del w:id="186" w:author="Microsoft Office User" w:date="2017-01-23T10:14:00Z">
        <w:r w:rsidDel="009D7F98">
          <w:rPr>
            <w:rFonts w:hint="eastAsia"/>
          </w:rPr>
          <w:delText xml:space="preserve">provides an efficient parameterized representation of lobar boundaries and makes shape constraints </w:delText>
        </w:r>
        <w:r w:rsidDel="009D7F98">
          <w:delText>available</w:delText>
        </w:r>
        <w:r w:rsidDel="009D7F98">
          <w:rPr>
            <w:rFonts w:hint="eastAsia"/>
          </w:rPr>
          <w:delText xml:space="preserve"> during image analysis. </w:delText>
        </w:r>
        <w:r w:rsidR="009F482F" w:rsidDel="009D7F98">
          <w:rPr>
            <w:rFonts w:hint="eastAsia"/>
          </w:rPr>
          <w:delText>As</w:delText>
        </w:r>
        <w:r w:rsidDel="009D7F98">
          <w:rPr>
            <w:rFonts w:hint="eastAsia"/>
          </w:rPr>
          <w:delText xml:space="preserve"> any other statistical model guided segmentation, the first common step here is generating the statistical lobar mesh using a set of training data. </w:delText>
        </w:r>
      </w:del>
      <w:del w:id="187" w:author="Microsoft Office User" w:date="2017-01-23T10:17:00Z">
        <w:r w:rsidDel="009D7F98">
          <w:rPr>
            <w:rFonts w:hint="eastAsia"/>
          </w:rPr>
          <w:delText>To define lung shape, b</w:delText>
        </w:r>
        <w:r w:rsidR="00A82F23" w:rsidDel="009D7F98">
          <w:rPr>
            <w:rFonts w:hint="eastAsia"/>
          </w:rPr>
          <w:delText>ot</w:delText>
        </w:r>
        <w:r w:rsidR="00CF7859" w:rsidDel="009D7F98">
          <w:rPr>
            <w:rFonts w:hint="eastAsia"/>
          </w:rPr>
          <w:delText>h left and right lung surface</w:delText>
        </w:r>
        <w:r w:rsidDel="009D7F98">
          <w:rPr>
            <w:rFonts w:hint="eastAsia"/>
          </w:rPr>
          <w:delText xml:space="preserve"> data cloud was created using the lung segmentation method introduced in section 2.1.</w:delText>
        </w:r>
      </w:del>
      <w:del w:id="188" w:author="Microsoft Office User" w:date="2017-01-23T10:16:00Z">
        <w:r w:rsidDel="009D7F98">
          <w:rPr>
            <w:rFonts w:hint="eastAsia"/>
          </w:rPr>
          <w:delText xml:space="preserve"> </w:delText>
        </w:r>
        <w:r w:rsidDel="009D7F98">
          <w:rPr>
            <w:rFonts w:cstheme="minorHAnsi" w:hint="eastAsia"/>
          </w:rPr>
          <w:delText>The open-source visualization software CMGUI (</w:delText>
        </w:r>
        <w:r w:rsidR="0045332B" w:rsidDel="009D7F98">
          <w:fldChar w:fldCharType="begin"/>
        </w:r>
        <w:r w:rsidR="0045332B" w:rsidDel="009D7F98">
          <w:delInstrText xml:space="preserve"> HYPERLINK "https://www.cmiss.org/cmgui" </w:delInstrText>
        </w:r>
        <w:r w:rsidR="0045332B" w:rsidDel="009D7F98">
          <w:fldChar w:fldCharType="separate"/>
        </w:r>
        <w:r w:rsidRPr="00837958" w:rsidDel="009D7F98">
          <w:rPr>
            <w:rStyle w:val="Hyperlink"/>
            <w:rFonts w:cstheme="minorHAnsi" w:hint="eastAsia"/>
          </w:rPr>
          <w:delText>https://www.cmiss.org/cmgui</w:delText>
        </w:r>
        <w:r w:rsidR="0045332B" w:rsidDel="009D7F98">
          <w:rPr>
            <w:rStyle w:val="Hyperlink"/>
            <w:rFonts w:cstheme="minorHAnsi"/>
          </w:rPr>
          <w:fldChar w:fldCharType="end"/>
        </w:r>
        <w:r w:rsidDel="009D7F98">
          <w:rPr>
            <w:rFonts w:cstheme="minorHAnsi" w:hint="eastAsia"/>
          </w:rPr>
          <w:delText xml:space="preserve">) was </w:delText>
        </w:r>
        <w:r w:rsidDel="009D7F98">
          <w:rPr>
            <w:rFonts w:cstheme="minorHAnsi"/>
          </w:rPr>
          <w:delText>employed</w:delText>
        </w:r>
        <w:r w:rsidDel="009D7F98">
          <w:rPr>
            <w:rFonts w:cstheme="minorHAnsi" w:hint="eastAsia"/>
          </w:rPr>
          <w:delText xml:space="preserve"> to manu</w:delText>
        </w:r>
        <w:r w:rsidR="00BD6A82" w:rsidDel="009D7F98">
          <w:rPr>
            <w:rFonts w:cstheme="minorHAnsi" w:hint="eastAsia"/>
          </w:rPr>
          <w:delText>ally digitize all three fissure</w:delText>
        </w:r>
        <w:r w:rsidDel="009D7F98">
          <w:rPr>
            <w:rFonts w:cstheme="minorHAnsi" w:hint="eastAsia"/>
          </w:rPr>
          <w:delText xml:space="preserve"> </w:delText>
        </w:r>
        <w:r w:rsidR="007C026C" w:rsidDel="009D7F98">
          <w:rPr>
            <w:rFonts w:cstheme="minorHAnsi" w:hint="eastAsia"/>
          </w:rPr>
          <w:delText>points</w:delText>
        </w:r>
        <w:r w:rsidDel="009D7F98">
          <w:rPr>
            <w:rFonts w:cstheme="minorHAnsi" w:hint="eastAsia"/>
          </w:rPr>
          <w:delText xml:space="preserve"> between adjacent lobes</w:delText>
        </w:r>
      </w:del>
      <w:del w:id="189" w:author="Microsoft Office User" w:date="2017-01-23T10:17:00Z">
        <w:r w:rsidDel="009D7F98">
          <w:rPr>
            <w:rFonts w:cstheme="minorHAnsi" w:hint="eastAsia"/>
          </w:rPr>
          <w:delText xml:space="preserve">. A high-order (bi-cubic Hermite) finite element mesh template was then constructed for fitting the lung and </w:delText>
        </w:r>
        <w:r w:rsidR="00175F05" w:rsidDel="009D7F98">
          <w:rPr>
            <w:rFonts w:cstheme="minorHAnsi" w:hint="eastAsia"/>
          </w:rPr>
          <w:delText>fissure</w:delText>
        </w:r>
        <w:r w:rsidDel="009D7F98">
          <w:rPr>
            <w:rFonts w:cstheme="minorHAnsi" w:hint="eastAsia"/>
          </w:rPr>
          <w:delText xml:space="preserve"> data cloud. By geometry-fitting the surface data to the mesh</w:delText>
        </w:r>
        <w:r w:rsidR="00943E94" w:rsidDel="009D7F98">
          <w:rPr>
            <w:rFonts w:cstheme="minorHAnsi" w:hint="eastAsia"/>
          </w:rPr>
          <w:delText>,</w:delText>
        </w:r>
        <w:r w:rsidDel="009D7F98">
          <w:rPr>
            <w:rFonts w:cstheme="minorHAnsi" w:hint="eastAsia"/>
          </w:rPr>
          <w:delText xml:space="preserve"> we are able to mathematically describe a three-dimensional subject-specific lung shape. </w:delText>
        </w:r>
      </w:del>
      <w:ins w:id="190" w:author="Microsoft Office User" w:date="2017-01-23T10:17:00Z">
        <w:r w:rsidR="009D7F98">
          <w:rPr>
            <w:rFonts w:cstheme="minorHAnsi"/>
          </w:rPr>
          <w:t>t</w:t>
        </w:r>
      </w:ins>
      <w:del w:id="191" w:author="Microsoft Office User" w:date="2017-01-23T10:17:00Z">
        <w:r w:rsidDel="009D7F98">
          <w:rPr>
            <w:rFonts w:cstheme="minorHAnsi" w:hint="eastAsia"/>
          </w:rPr>
          <w:delText>T</w:delText>
        </w:r>
      </w:del>
      <w:r>
        <w:rPr>
          <w:rFonts w:cstheme="minorHAnsi" w:hint="eastAsia"/>
        </w:rPr>
        <w:t xml:space="preserve">he left lung mesh has 35 nodes and 44 elements, while the right lung mesh has 50 nodes and 62 elements. Each node has 12 degrees of freedom (DoF) which store the global coordinates and first and second </w:t>
      </w:r>
      <w:r w:rsidR="00943E94">
        <w:rPr>
          <w:rFonts w:cstheme="minorHAnsi" w:hint="eastAsia"/>
        </w:rPr>
        <w:t xml:space="preserve">nodal </w:t>
      </w:r>
      <w:commentRangeStart w:id="192"/>
      <w:r>
        <w:rPr>
          <w:rFonts w:cstheme="minorHAnsi" w:hint="eastAsia"/>
        </w:rPr>
        <w:t>derivatives</w:t>
      </w:r>
      <w:commentRangeEnd w:id="192"/>
      <w:r w:rsidR="009D7F98">
        <w:rPr>
          <w:rStyle w:val="CommentReference"/>
        </w:rPr>
        <w:commentReference w:id="192"/>
      </w:r>
      <w:r>
        <w:rPr>
          <w:rFonts w:cstheme="minorHAnsi" w:hint="eastAsia"/>
        </w:rPr>
        <w:t xml:space="preserve">. </w:t>
      </w:r>
      <w:ins w:id="193" w:author="Microsoft Office User" w:date="2017-01-23T10:18:00Z">
        <w:r w:rsidR="009D7F98">
          <w:rPr>
            <w:rFonts w:cstheme="minorHAnsi"/>
          </w:rPr>
          <w:t xml:space="preserve">A least squares fit of the mesh to the lung surface data was conducted using </w:t>
        </w:r>
      </w:ins>
      <w:del w:id="194" w:author="Microsoft Office User" w:date="2017-01-23T10:19:00Z">
        <w:r w:rsidDel="009D7F98">
          <w:rPr>
            <w:rFonts w:cstheme="minorHAnsi" w:hint="eastAsia"/>
          </w:rPr>
          <w:delText xml:space="preserve">During the fitting process, a least square fitting optimization, which aimed to minimize the sum of the distances between each data point and its projection on to the nearest element was solved using </w:delText>
        </w:r>
      </w:del>
      <w:r>
        <w:rPr>
          <w:rFonts w:cstheme="minorHAnsi" w:hint="eastAsia"/>
        </w:rPr>
        <w:t>CMISS (</w:t>
      </w:r>
      <w:hyperlink r:id="rId11" w:history="1">
        <w:r w:rsidRPr="00837958">
          <w:rPr>
            <w:rStyle w:val="Hyperlink"/>
            <w:rFonts w:cstheme="minorHAnsi" w:hint="eastAsia"/>
          </w:rPr>
          <w:t>https://www.cmiss.org</w:t>
        </w:r>
      </w:hyperlink>
      <w:r>
        <w:rPr>
          <w:rFonts w:cstheme="minorHAnsi" w:hint="eastAsia"/>
        </w:rPr>
        <w:t xml:space="preserve">), a </w:t>
      </w:r>
      <w:del w:id="195" w:author="Microsoft Office User" w:date="2017-01-23T10:19:00Z">
        <w:r w:rsidDel="009D7F98">
          <w:rPr>
            <w:rFonts w:cstheme="minorHAnsi" w:hint="eastAsia"/>
          </w:rPr>
          <w:delText>mathematical modeling</w:delText>
        </w:r>
      </w:del>
      <w:ins w:id="196" w:author="Microsoft Office User" w:date="2017-01-23T10:19:00Z">
        <w:r w:rsidR="009D7F98">
          <w:rPr>
            <w:rFonts w:cstheme="minorHAnsi"/>
          </w:rPr>
          <w:t>finite element modeling</w:t>
        </w:r>
      </w:ins>
      <w:r>
        <w:rPr>
          <w:rFonts w:cstheme="minorHAnsi" w:hint="eastAsia"/>
        </w:rPr>
        <w:t xml:space="preserve"> environment. The average root mean square (RMS) error of this fitting met</w:t>
      </w:r>
      <w:r w:rsidR="00504DF2">
        <w:rPr>
          <w:rFonts w:cstheme="minorHAnsi" w:hint="eastAsia"/>
        </w:rPr>
        <w:t xml:space="preserve">hod was 0.52mm </w:t>
      </w:r>
      <w:del w:id="197" w:author="Microsoft Office User" w:date="2017-01-23T10:19:00Z">
        <w:r w:rsidR="00504DF2" w:rsidDel="009D7F98">
          <w:rPr>
            <w:rFonts w:cstheme="minorHAnsi" w:hint="eastAsia"/>
          </w:rPr>
          <w:delText>averagely on the</w:delText>
        </w:r>
      </w:del>
      <w:ins w:id="198" w:author="Microsoft Office User" w:date="2017-01-23T10:19:00Z">
        <w:r w:rsidR="009D7F98">
          <w:rPr>
            <w:rFonts w:cstheme="minorHAnsi"/>
          </w:rPr>
          <w:t>for the</w:t>
        </w:r>
      </w:ins>
      <w:r w:rsidR="00504DF2">
        <w:rPr>
          <w:rFonts w:cstheme="minorHAnsi" w:hint="eastAsia"/>
        </w:rPr>
        <w:t xml:space="preserve"> 30</w:t>
      </w:r>
      <w:r>
        <w:rPr>
          <w:rFonts w:cstheme="minorHAnsi" w:hint="eastAsia"/>
        </w:rPr>
        <w:t xml:space="preserve"> </w:t>
      </w:r>
      <w:r w:rsidR="00504DF2">
        <w:rPr>
          <w:rFonts w:cstheme="minorHAnsi" w:hint="eastAsia"/>
        </w:rPr>
        <w:t xml:space="preserve">training </w:t>
      </w:r>
      <w:r>
        <w:rPr>
          <w:rFonts w:cstheme="minorHAnsi" w:hint="eastAsia"/>
        </w:rPr>
        <w:t>subjects</w:t>
      </w:r>
      <w:r w:rsidR="00882B78">
        <w:rPr>
          <w:rFonts w:cstheme="minorHAnsi" w:hint="eastAsia"/>
        </w:rPr>
        <w:t xml:space="preserve"> (Fig 3(a))</w:t>
      </w:r>
      <w:r>
        <w:rPr>
          <w:rFonts w:cstheme="minorHAnsi" w:hint="eastAsia"/>
        </w:rPr>
        <w:t>.</w:t>
      </w:r>
    </w:p>
    <w:p w14:paraId="4E4B3FEF" w14:textId="77777777" w:rsidR="009D7F98" w:rsidRDefault="009D7F98" w:rsidP="009D7F98">
      <w:pPr>
        <w:rPr>
          <w:ins w:id="199" w:author="Microsoft Office User" w:date="2017-01-23T10:19:00Z"/>
        </w:rPr>
      </w:pPr>
    </w:p>
    <w:p w14:paraId="4B05634A" w14:textId="67936D84" w:rsidR="009D7F98" w:rsidRPr="009D7F98" w:rsidDel="0096714F" w:rsidRDefault="009D7F98">
      <w:pPr>
        <w:rPr>
          <w:del w:id="200" w:author="Microsoft Office User" w:date="2017-01-23T10:20:00Z"/>
        </w:rPr>
      </w:pPr>
      <w:ins w:id="201" w:author="Microsoft Office User" w:date="2017-01-23T10:19:00Z">
        <w:r>
          <w:t xml:space="preserve">To construct the ASM, each node in </w:t>
        </w:r>
      </w:ins>
      <w:ins w:id="202" w:author="Microsoft Office User" w:date="2017-01-23T10:20:00Z">
        <w:r>
          <w:t>the</w:t>
        </w:r>
      </w:ins>
      <w:ins w:id="203" w:author="Microsoft Office User" w:date="2017-01-23T10:19:00Z">
        <w:r>
          <w:t xml:space="preserve"> </w:t>
        </w:r>
      </w:ins>
      <w:ins w:id="204" w:author="Microsoft Office User" w:date="2017-01-23T10:20:00Z">
        <w:r>
          <w:t>finite element mesh</w:t>
        </w:r>
        <w:r w:rsidR="0096714F">
          <w:t xml:space="preserve"> was used as a pseudo-landmark and a principal component analysis (PCA) conducted on the training set.</w:t>
        </w:r>
      </w:ins>
    </w:p>
    <w:p w14:paraId="45117240" w14:textId="38DC8832" w:rsidR="00D1668B" w:rsidRPr="00D1668B" w:rsidRDefault="00D1668B" w:rsidP="0096714F">
      <w:pPr>
        <w:rPr>
          <w:rFonts w:cstheme="minorHAnsi"/>
        </w:rPr>
      </w:pPr>
      <w:del w:id="205" w:author="Microsoft Office User" w:date="2017-01-23T10:20:00Z">
        <w:r w:rsidDel="0096714F">
          <w:rPr>
            <w:rFonts w:cstheme="minorHAnsi" w:hint="eastAsia"/>
          </w:rPr>
          <w:delText xml:space="preserve">In the next stage, all the left and right nodes (85 nodes) were selected as pseudo landmarks to represent variations across the training </w:delText>
        </w:r>
        <w:r w:rsidR="00BD6A82" w:rsidDel="0096714F">
          <w:rPr>
            <w:rFonts w:cstheme="minorHAnsi" w:hint="eastAsia"/>
          </w:rPr>
          <w:delText>cases</w:delText>
        </w:r>
        <w:r w:rsidDel="0096714F">
          <w:rPr>
            <w:rFonts w:cstheme="minorHAnsi" w:hint="eastAsia"/>
          </w:rPr>
          <w:delText>.</w:delText>
        </w:r>
      </w:del>
      <w:r>
        <w:rPr>
          <w:rFonts w:cstheme="minorHAnsi" w:hint="eastAsia"/>
        </w:rPr>
        <w:t xml:space="preserve"> To remove the </w:t>
      </w:r>
      <w:r>
        <w:rPr>
          <w:rFonts w:hint="eastAsia"/>
        </w:rPr>
        <w:t xml:space="preserve">orientation and scaling differences between shapes, a </w:t>
      </w:r>
      <w:ins w:id="206" w:author="Microsoft Office User" w:date="2017-01-23T10:21:00Z">
        <w:r w:rsidR="0096714F">
          <w:t>g</w:t>
        </w:r>
      </w:ins>
      <w:del w:id="207" w:author="Microsoft Office User" w:date="2017-01-23T10:21:00Z">
        <w:r w:rsidDel="0096714F">
          <w:rPr>
            <w:rFonts w:hint="eastAsia"/>
          </w:rPr>
          <w:delText>G</w:delText>
        </w:r>
      </w:del>
      <w:r>
        <w:rPr>
          <w:rFonts w:hint="eastAsia"/>
        </w:rPr>
        <w:t xml:space="preserve">eneral </w:t>
      </w:r>
      <w:ins w:id="208" w:author="Microsoft Office User" w:date="2017-01-23T10:21:00Z">
        <w:r w:rsidR="0096714F">
          <w:t>p</w:t>
        </w:r>
      </w:ins>
      <w:del w:id="209" w:author="Microsoft Office User" w:date="2017-01-23T10:21:00Z">
        <w:r w:rsidDel="0096714F">
          <w:rPr>
            <w:rFonts w:hint="eastAsia"/>
          </w:rPr>
          <w:delText>P</w:delText>
        </w:r>
      </w:del>
      <w:r>
        <w:rPr>
          <w:rFonts w:hint="eastAsia"/>
        </w:rPr>
        <w:t xml:space="preserve">rocrustes </w:t>
      </w:r>
      <w:ins w:id="210" w:author="Microsoft Office User" w:date="2017-01-23T10:21:00Z">
        <w:r w:rsidR="0096714F">
          <w:t>a</w:t>
        </w:r>
      </w:ins>
      <w:del w:id="211" w:author="Microsoft Office User" w:date="2017-01-23T10:21:00Z">
        <w:r w:rsidDel="0096714F">
          <w:rPr>
            <w:rFonts w:hint="eastAsia"/>
          </w:rPr>
          <w:delText>A</w:delText>
        </w:r>
      </w:del>
      <w:r>
        <w:rPr>
          <w:rFonts w:hint="eastAsia"/>
        </w:rPr>
        <w:t>lignment (GPA) method was used to minimize the distance between</w:t>
      </w:r>
      <w:del w:id="212" w:author="Microsoft Office User" w:date="2017-01-23T10:21:00Z">
        <w:r w:rsidDel="0096714F">
          <w:rPr>
            <w:rFonts w:hint="eastAsia"/>
          </w:rPr>
          <w:delText xml:space="preserve"> two</w:delText>
        </w:r>
      </w:del>
      <w:r>
        <w:rPr>
          <w:rFonts w:hint="eastAsia"/>
        </w:rPr>
        <w:t xml:space="preserve"> subjects th</w:t>
      </w:r>
      <w:r w:rsidR="00BD6A82">
        <w:rPr>
          <w:rFonts w:hint="eastAsia"/>
        </w:rPr>
        <w:t>r</w:t>
      </w:r>
      <w:r>
        <w:rPr>
          <w:rFonts w:hint="eastAsia"/>
        </w:rPr>
        <w:t>ough calculating the optimal rotation matrix and translatio</w:t>
      </w:r>
      <w:ins w:id="213" w:author="Microsoft Office User" w:date="2017-01-23T10:22:00Z">
        <w:r w:rsidR="0096714F">
          <w:t xml:space="preserve">n </w:t>
        </w:r>
        <w:r w:rsidR="0096714F">
          <w:rPr>
            <w:rFonts w:hint="eastAsia"/>
          </w:rPr>
          <w:t>(Fig 3(b))</w:t>
        </w:r>
        <w:r w:rsidR="0096714F">
          <w:t xml:space="preserve"> [ref]</w:t>
        </w:r>
      </w:ins>
      <w:del w:id="214" w:author="Microsoft Office User" w:date="2017-01-23T10:22:00Z">
        <w:r w:rsidDel="0096714F">
          <w:rPr>
            <w:rFonts w:hint="eastAsia"/>
          </w:rPr>
          <w:delText>n</w:delText>
        </w:r>
      </w:del>
      <w:r>
        <w:rPr>
          <w:rFonts w:hint="eastAsia"/>
        </w:rPr>
        <w:t>. The volumes of all the subjects were normalized to 1L during the processing</w:t>
      </w:r>
      <w:del w:id="215" w:author="Microsoft Office User" w:date="2017-01-23T10:22:00Z">
        <w:r w:rsidR="00BD6A82" w:rsidDel="0096714F">
          <w:rPr>
            <w:rFonts w:hint="eastAsia"/>
          </w:rPr>
          <w:delText xml:space="preserve"> (Fig 3(b))</w:delText>
        </w:r>
      </w:del>
      <w:r>
        <w:rPr>
          <w:rFonts w:hint="eastAsia"/>
        </w:rPr>
        <w:t xml:space="preserve">. </w:t>
      </w:r>
      <w:r w:rsidR="0025551A">
        <w:rPr>
          <w:rFonts w:hint="eastAsia"/>
        </w:rPr>
        <w:t xml:space="preserve">The </w:t>
      </w:r>
      <w:r w:rsidR="0025551A" w:rsidRPr="0096714F">
        <w:rPr>
          <w:highlight w:val="yellow"/>
          <w:rPrChange w:id="216" w:author="Microsoft Office User" w:date="2017-01-23T10:22:00Z">
            <w:rPr/>
          </w:rPrChange>
        </w:rPr>
        <w:t>procrusted</w:t>
      </w:r>
      <w:r>
        <w:rPr>
          <w:rFonts w:hint="eastAsia"/>
        </w:rPr>
        <w:t xml:space="preserve"> ali</w:t>
      </w:r>
      <w:r w:rsidR="0025551A">
        <w:rPr>
          <w:rFonts w:hint="eastAsia"/>
        </w:rPr>
        <w:t xml:space="preserve">gned meshes </w:t>
      </w:r>
      <w:del w:id="217" w:author="Microsoft Office User" w:date="2017-01-23T10:22:00Z">
        <w:r w:rsidR="0025551A" w:rsidDel="0096714F">
          <w:rPr>
            <w:rFonts w:hint="eastAsia"/>
          </w:rPr>
          <w:delText>can be represented using</w:delText>
        </w:r>
        <w:r w:rsidDel="0096714F">
          <w:rPr>
            <w:rFonts w:hint="eastAsia"/>
          </w:rPr>
          <w:delText xml:space="preserve"> the following expression:</w:delText>
        </w:r>
      </w:del>
      <w:ins w:id="218" w:author="Microsoft Office User" w:date="2017-01-23T10:22:00Z">
        <w:r w:rsidR="0096714F">
          <w:t>is represented by</w:t>
        </w:r>
      </w:ins>
    </w:p>
    <w:p w14:paraId="4958DDC9" w14:textId="7F61AFE4" w:rsidR="00DE4142" w:rsidRPr="00C02475" w:rsidRDefault="00DE4142" w:rsidP="00DE4142">
      <w:pPr>
        <w:rPr>
          <w:rFonts w:cstheme="minorHAnsi"/>
        </w:rPr>
      </w:pPr>
      <m:oMath>
        <m:r>
          <m:rPr>
            <m:sty m:val="p"/>
          </m:rPr>
          <w:rPr>
            <w:rFonts w:ascii="Cambria Math" w:hAnsi="Cambria Math" w:cstheme="minorHAnsi"/>
          </w:rPr>
          <m:t>B</m:t>
        </m:r>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m:t>
        </m:r>
      </m:oMath>
      <w:ins w:id="219" w:author="Microsoft Office User" w:date="2017-01-23T10:22:00Z">
        <w:r w:rsidR="0096714F">
          <w:rPr>
            <w:rFonts w:cstheme="minorHAnsi"/>
          </w:rPr>
          <w:t>,</w:t>
        </w:r>
      </w:ins>
    </w:p>
    <w:p w14:paraId="71414E5E" w14:textId="6E15E4CB" w:rsidR="00DE4142" w:rsidRDefault="0096714F" w:rsidP="00DE4142">
      <w:pPr>
        <w:rPr>
          <w:ins w:id="220" w:author="Microsoft Office User" w:date="2017-01-23T10:25:00Z"/>
          <w:rFonts w:cstheme="minorHAnsi"/>
        </w:rPr>
      </w:pPr>
      <w:ins w:id="221" w:author="Microsoft Office User" w:date="2017-01-23T10:23:00Z">
        <w:r>
          <w:rPr>
            <w:rFonts w:cstheme="minorHAnsi"/>
          </w:rPr>
          <w:t>w</w:t>
        </w:r>
      </w:ins>
      <w:del w:id="222" w:author="Microsoft Office User" w:date="2017-01-23T10:23:00Z">
        <w:r w:rsidR="00DE4142" w:rsidDel="0096714F">
          <w:rPr>
            <w:rFonts w:cstheme="minorHAnsi" w:hint="eastAsia"/>
          </w:rPr>
          <w:delText>W</w:delText>
        </w:r>
      </w:del>
      <w:r w:rsidR="00DE4142">
        <w:rPr>
          <w:rFonts w:cstheme="minorHAnsi" w:hint="eastAsia"/>
        </w:rPr>
        <w:t>here p is the total node number of all the subjects (</w:t>
      </w:r>
      <w:r w:rsidR="00CC6E99">
        <w:rPr>
          <w:rFonts w:cstheme="minorHAnsi" w:hint="eastAsia"/>
        </w:rPr>
        <w:t>2550</w:t>
      </w:r>
      <w:r w:rsidR="00DE4142">
        <w:rPr>
          <w:rFonts w:cstheme="minorHAnsi" w:hint="eastAsia"/>
        </w:rPr>
        <w:t xml:space="preserve"> nodes for our study, </w:t>
      </w:r>
      <w:r w:rsidR="00CC6E99">
        <w:rPr>
          <w:rFonts w:cstheme="minorHAnsi" w:hint="eastAsia"/>
        </w:rPr>
        <w:t>30</w:t>
      </w:r>
      <w:r w:rsidR="00DE4142">
        <w:rPr>
          <w:rFonts w:cstheme="minorHAnsi" w:hint="eastAsia"/>
        </w:rPr>
        <w:t xml:space="preserve"> subjects in total)</w:t>
      </w:r>
      <w:r w:rsidR="00CC6E99">
        <w:rPr>
          <w:rFonts w:cstheme="minorHAnsi" w:hint="eastAsia"/>
        </w:rPr>
        <w:t>, and the over-line represents G</w:t>
      </w:r>
      <w:r w:rsidR="00DE4142">
        <w:rPr>
          <w:rFonts w:cstheme="minorHAnsi" w:hint="eastAsia"/>
        </w:rPr>
        <w:t xml:space="preserve">PA to the mean. The matrix B was then decomposed into modes of variation by a </w:t>
      </w:r>
      <w:del w:id="223" w:author="Microsoft Office User" w:date="2017-01-23T10:23:00Z">
        <w:r w:rsidR="00DE4142" w:rsidDel="0096714F">
          <w:rPr>
            <w:rFonts w:cstheme="minorHAnsi" w:hint="eastAsia"/>
          </w:rPr>
          <w:delText>Principal Component Analysis (</w:delText>
        </w:r>
      </w:del>
      <w:r w:rsidR="00DE4142">
        <w:rPr>
          <w:rFonts w:cstheme="minorHAnsi" w:hint="eastAsia"/>
        </w:rPr>
        <w:t>PCA</w:t>
      </w:r>
      <w:ins w:id="224" w:author="Microsoft Office User" w:date="2017-01-23T10:23:00Z">
        <w:r>
          <w:rPr>
            <w:rFonts w:cstheme="minorHAnsi"/>
          </w:rPr>
          <w:t xml:space="preserve"> [ref]</w:t>
        </w:r>
      </w:ins>
      <w:del w:id="225" w:author="Microsoft Office User" w:date="2017-01-23T10:23:00Z">
        <w:r w:rsidR="00DE4142" w:rsidDel="0096714F">
          <w:rPr>
            <w:rFonts w:cstheme="minorHAnsi" w:hint="eastAsia"/>
          </w:rPr>
          <w:delText>)</w:delText>
        </w:r>
      </w:del>
      <w:r w:rsidR="00DE4142">
        <w:rPr>
          <w:rFonts w:cstheme="minorHAnsi" w:hint="eastAsia"/>
        </w:rPr>
        <w:t xml:space="preserve">. Each mode symbolizes one type of lobe shape variation. </w:t>
      </w:r>
      <w:commentRangeStart w:id="226"/>
      <w:r w:rsidR="00DE4142">
        <w:rPr>
          <w:rFonts w:cstheme="minorHAnsi" w:hint="eastAsia"/>
        </w:rPr>
        <w:t xml:space="preserve">PCA is a statistical procedure using an orthogonal transformation to help us find the principle components, which </w:t>
      </w:r>
      <w:r w:rsidR="00CC6E99">
        <w:rPr>
          <w:rFonts w:cstheme="minorHAnsi" w:hint="eastAsia"/>
        </w:rPr>
        <w:t xml:space="preserve">here </w:t>
      </w:r>
      <w:r w:rsidR="00DE4142">
        <w:rPr>
          <w:rFonts w:cstheme="minorHAnsi" w:hint="eastAsia"/>
        </w:rPr>
        <w:t xml:space="preserve">are the modes with the most </w:t>
      </w:r>
      <w:r w:rsidR="00CC6E99">
        <w:rPr>
          <w:rFonts w:cstheme="minorHAnsi" w:hint="eastAsia"/>
        </w:rPr>
        <w:t xml:space="preserve">lobar shape </w:t>
      </w:r>
      <w:r w:rsidR="00DE4142">
        <w:rPr>
          <w:rFonts w:cstheme="minorHAnsi" w:hint="eastAsia"/>
        </w:rPr>
        <w:t>variation th</w:t>
      </w:r>
      <w:r w:rsidR="00CC6E99">
        <w:rPr>
          <w:rFonts w:cstheme="minorHAnsi" w:hint="eastAsia"/>
        </w:rPr>
        <w:t>r</w:t>
      </w:r>
      <w:r w:rsidR="00DE4142">
        <w:rPr>
          <w:rFonts w:cstheme="minorHAnsi" w:hint="eastAsia"/>
        </w:rPr>
        <w:t xml:space="preserve">ough analyzing the eigenvectors and eigenvalues of the covariance matrix of the data matrix B. </w:t>
      </w:r>
      <w:commentRangeEnd w:id="226"/>
      <w:r>
        <w:rPr>
          <w:rStyle w:val="CommentReference"/>
        </w:rPr>
        <w:commentReference w:id="226"/>
      </w:r>
      <w:r w:rsidR="00DE4142">
        <w:rPr>
          <w:rFonts w:cstheme="minorHAnsi" w:hint="eastAsia"/>
        </w:rPr>
        <w:t xml:space="preserve">The results of </w:t>
      </w:r>
      <w:r w:rsidR="00DE4142" w:rsidRPr="0096714F">
        <w:rPr>
          <w:rFonts w:cstheme="minorHAnsi"/>
          <w:highlight w:val="yellow"/>
          <w:rPrChange w:id="227" w:author="Microsoft Office User" w:date="2017-01-23T10:24:00Z">
            <w:rPr>
              <w:rFonts w:cstheme="minorHAnsi"/>
            </w:rPr>
          </w:rPrChange>
        </w:rPr>
        <w:t>principle</w:t>
      </w:r>
      <w:r w:rsidR="00DE4142">
        <w:rPr>
          <w:rFonts w:cstheme="minorHAnsi" w:hint="eastAsia"/>
        </w:rPr>
        <w:t xml:space="preserve"> components of variation showed that the first seven principal components account for over 90% of the total variation. </w:t>
      </w:r>
      <w:ins w:id="228" w:author="Microsoft Office User" w:date="2017-01-23T10:24:00Z">
        <w:r>
          <w:rPr>
            <w:rFonts w:cstheme="minorHAnsi"/>
          </w:rPr>
          <w:t>The PCA provides a definition of a statistically averaged lobar shape.</w:t>
        </w:r>
      </w:ins>
    </w:p>
    <w:p w14:paraId="7C73D28E" w14:textId="77777777" w:rsidR="0096714F" w:rsidRDefault="0096714F" w:rsidP="00DE4142">
      <w:pPr>
        <w:rPr>
          <w:ins w:id="229" w:author="Microsoft Office User" w:date="2017-01-23T10:25:00Z"/>
          <w:rFonts w:cstheme="minorHAnsi"/>
        </w:rPr>
      </w:pPr>
    </w:p>
    <w:p w14:paraId="0261855B" w14:textId="72459998" w:rsidR="0096714F" w:rsidRDefault="0096714F" w:rsidP="00DE4142">
      <w:pPr>
        <w:rPr>
          <w:ins w:id="230" w:author="Microsoft Office User" w:date="2017-01-23T10:24:00Z"/>
          <w:rFonts w:cstheme="minorHAnsi"/>
        </w:rPr>
      </w:pPr>
      <w:ins w:id="231" w:author="Microsoft Office User" w:date="2017-01-23T10:25:00Z">
        <w:r>
          <w:rPr>
            <w:rFonts w:cstheme="minorHAnsi"/>
          </w:rPr>
          <w:t>2.2 Initial prediction of lobar location in an individual</w:t>
        </w:r>
      </w:ins>
    </w:p>
    <w:p w14:paraId="25F1D9BB" w14:textId="77777777" w:rsidR="0096714F" w:rsidDel="0096714F" w:rsidRDefault="0096714F" w:rsidP="00DE4142">
      <w:pPr>
        <w:rPr>
          <w:del w:id="232" w:author="Microsoft Office User" w:date="2017-01-23T10:26:00Z"/>
          <w:rFonts w:cstheme="minorHAnsi"/>
        </w:rPr>
      </w:pPr>
    </w:p>
    <w:p w14:paraId="716870FE" w14:textId="4B0DFEFC" w:rsidR="0045500D" w:rsidRDefault="00C20BCC" w:rsidP="00DE4142">
      <w:pPr>
        <w:rPr>
          <w:rFonts w:cstheme="minorHAnsi"/>
        </w:rPr>
      </w:pPr>
      <w:del w:id="233" w:author="Microsoft Office User" w:date="2017-01-23T10:25:00Z">
        <w:r w:rsidDel="0096714F">
          <w:rPr>
            <w:rFonts w:cstheme="minorHAnsi" w:hint="eastAsia"/>
          </w:rPr>
          <w:delText xml:space="preserve">Now </w:delText>
        </w:r>
        <w:r w:rsidR="0045500D" w:rsidDel="0096714F">
          <w:rPr>
            <w:rFonts w:cstheme="minorHAnsi" w:hint="eastAsia"/>
          </w:rPr>
          <w:delText>average statistical lobar shape model has been constructed</w:delText>
        </w:r>
        <w:r w:rsidDel="0096714F">
          <w:rPr>
            <w:rFonts w:cstheme="minorHAnsi" w:hint="eastAsia"/>
          </w:rPr>
          <w:delText xml:space="preserve"> with principal co</w:delText>
        </w:r>
        <w:r w:rsidR="00BD6A82" w:rsidDel="0096714F">
          <w:rPr>
            <w:rFonts w:cstheme="minorHAnsi" w:hint="eastAsia"/>
          </w:rPr>
          <w:delText>mponent nodes defined</w:delText>
        </w:r>
        <w:r w:rsidR="0045500D" w:rsidDel="0096714F">
          <w:rPr>
            <w:rFonts w:cstheme="minorHAnsi" w:hint="eastAsia"/>
          </w:rPr>
          <w:delText xml:space="preserve">. </w:delText>
        </w:r>
      </w:del>
      <w:r w:rsidR="0045500D">
        <w:rPr>
          <w:rFonts w:cstheme="minorHAnsi" w:hint="eastAsia"/>
        </w:rPr>
        <w:t>To predict the fissure locations</w:t>
      </w:r>
      <w:ins w:id="234" w:author="Microsoft Office User" w:date="2017-01-23T10:25:00Z">
        <w:r w:rsidR="0096714F">
          <w:rPr>
            <w:rFonts w:cstheme="minorHAnsi"/>
          </w:rPr>
          <w:t xml:space="preserve"> in </w:t>
        </w:r>
      </w:ins>
      <w:del w:id="235" w:author="Microsoft Office User" w:date="2017-01-23T10:25:00Z">
        <w:r w:rsidR="0045500D" w:rsidDel="0096714F">
          <w:rPr>
            <w:rFonts w:cstheme="minorHAnsi" w:hint="eastAsia"/>
          </w:rPr>
          <w:delText xml:space="preserve">, a new </w:delText>
        </w:r>
      </w:del>
      <w:r w:rsidR="0045500D">
        <w:rPr>
          <w:rFonts w:cstheme="minorHAnsi" w:hint="eastAsia"/>
        </w:rPr>
        <w:t>volumetric CT</w:t>
      </w:r>
      <w:ins w:id="236" w:author="Microsoft Office User" w:date="2017-01-23T10:25:00Z">
        <w:r w:rsidR="0096714F">
          <w:rPr>
            <w:rFonts w:cstheme="minorHAnsi"/>
          </w:rPr>
          <w:t xml:space="preserve"> imaging from a</w:t>
        </w:r>
      </w:ins>
      <w:r w:rsidR="0045500D">
        <w:rPr>
          <w:rFonts w:cstheme="minorHAnsi" w:hint="eastAsia"/>
        </w:rPr>
        <w:t xml:space="preserve"> subject </w:t>
      </w:r>
      <w:del w:id="237" w:author="Microsoft Office User" w:date="2017-01-23T10:25:00Z">
        <w:r w:rsidR="0045500D" w:rsidDel="0096714F">
          <w:rPr>
            <w:rFonts w:cstheme="minorHAnsi" w:hint="eastAsia"/>
          </w:rPr>
          <w:delText>i</w:delText>
        </w:r>
      </w:del>
      <w:ins w:id="238" w:author="Microsoft Office User" w:date="2017-01-23T10:25:00Z">
        <w:r w:rsidR="0096714F">
          <w:rPr>
            <w:rFonts w:cstheme="minorHAnsi"/>
          </w:rPr>
          <w:t>not</w:t>
        </w:r>
      </w:ins>
      <w:del w:id="239" w:author="Microsoft Office User" w:date="2017-01-23T10:25:00Z">
        <w:r w:rsidR="0045500D" w:rsidDel="0096714F">
          <w:rPr>
            <w:rFonts w:cstheme="minorHAnsi" w:hint="eastAsia"/>
          </w:rPr>
          <w:delText>s</w:delText>
        </w:r>
      </w:del>
      <w:r w:rsidR="0045500D">
        <w:rPr>
          <w:rFonts w:cstheme="minorHAnsi" w:hint="eastAsia"/>
        </w:rPr>
        <w:t xml:space="preserve"> </w:t>
      </w:r>
      <w:del w:id="240" w:author="Microsoft Office User" w:date="2017-01-23T10:26:00Z">
        <w:r w:rsidR="0045500D" w:rsidDel="0096714F">
          <w:rPr>
            <w:rFonts w:cstheme="minorHAnsi" w:hint="eastAsia"/>
          </w:rPr>
          <w:delText>chosen which should be separated from the</w:delText>
        </w:r>
      </w:del>
      <w:ins w:id="241" w:author="Microsoft Office User" w:date="2017-01-23T10:26:00Z">
        <w:r w:rsidR="0096714F">
          <w:rPr>
            <w:rFonts w:cstheme="minorHAnsi"/>
          </w:rPr>
          <w:t>part of the</w:t>
        </w:r>
      </w:ins>
      <w:r w:rsidR="0045500D">
        <w:rPr>
          <w:rFonts w:cstheme="minorHAnsi" w:hint="eastAsia"/>
        </w:rPr>
        <w:t xml:space="preserve"> training </w:t>
      </w:r>
      <w:ins w:id="242" w:author="Microsoft Office User" w:date="2017-01-23T10:26:00Z">
        <w:r w:rsidR="0096714F">
          <w:rPr>
            <w:rFonts w:cstheme="minorHAnsi"/>
          </w:rPr>
          <w:t>cohort a finite element mesh of the lung surface (</w:t>
        </w:r>
      </w:ins>
      <w:del w:id="243" w:author="Microsoft Office User" w:date="2017-01-23T10:26:00Z">
        <w:r w:rsidR="0045500D" w:rsidDel="0096714F">
          <w:rPr>
            <w:rFonts w:cstheme="minorHAnsi" w:hint="eastAsia"/>
          </w:rPr>
          <w:delText xml:space="preserve">subjects. The lung surface FE mesh </w:delText>
        </w:r>
      </w:del>
      <w:r w:rsidR="0045500D">
        <w:rPr>
          <w:rFonts w:cstheme="minorHAnsi" w:hint="eastAsia"/>
        </w:rPr>
        <w:t xml:space="preserve">without </w:t>
      </w:r>
      <w:del w:id="244" w:author="Microsoft Office User" w:date="2017-01-23T10:26:00Z">
        <w:r w:rsidR="0045500D" w:rsidDel="0096714F">
          <w:rPr>
            <w:rFonts w:cstheme="minorHAnsi" w:hint="eastAsia"/>
          </w:rPr>
          <w:delText xml:space="preserve">the </w:delText>
        </w:r>
      </w:del>
      <w:r w:rsidR="0045500D">
        <w:rPr>
          <w:rFonts w:cstheme="minorHAnsi" w:hint="eastAsia"/>
        </w:rPr>
        <w:t xml:space="preserve">fissure </w:t>
      </w:r>
      <w:r w:rsidR="0045500D">
        <w:rPr>
          <w:rFonts w:cstheme="minorHAnsi"/>
        </w:rPr>
        <w:t>information</w:t>
      </w:r>
      <w:ins w:id="245" w:author="Microsoft Office User" w:date="2017-01-23T10:26:00Z">
        <w:r w:rsidR="0096714F">
          <w:rPr>
            <w:rFonts w:cstheme="minorHAnsi"/>
          </w:rPr>
          <w:t>)</w:t>
        </w:r>
      </w:ins>
      <w:r w:rsidR="0045500D">
        <w:rPr>
          <w:rFonts w:cstheme="minorHAnsi" w:hint="eastAsia"/>
        </w:rPr>
        <w:t xml:space="preserve"> is generated </w:t>
      </w:r>
      <w:del w:id="246" w:author="Microsoft Office User" w:date="2017-01-23T10:27:00Z">
        <w:r w:rsidR="0045500D" w:rsidDel="0096714F">
          <w:rPr>
            <w:rFonts w:cstheme="minorHAnsi" w:hint="eastAsia"/>
          </w:rPr>
          <w:delText>using the previous method</w:delText>
        </w:r>
      </w:del>
      <w:ins w:id="247" w:author="Microsoft Office User" w:date="2017-01-23T10:27:00Z">
        <w:r w:rsidR="0096714F">
          <w:rPr>
            <w:rFonts w:cstheme="minorHAnsi"/>
          </w:rPr>
          <w:t>for this subject. This l</w:t>
        </w:r>
      </w:ins>
      <w:del w:id="248" w:author="Microsoft Office User" w:date="2017-01-23T10:27:00Z">
        <w:r w:rsidR="0045500D" w:rsidDel="0096714F">
          <w:rPr>
            <w:rFonts w:cstheme="minorHAnsi" w:hint="eastAsia"/>
          </w:rPr>
          <w:delText xml:space="preserve"> and this l</w:delText>
        </w:r>
      </w:del>
      <w:r w:rsidR="0045500D">
        <w:rPr>
          <w:rFonts w:cstheme="minorHAnsi" w:hint="eastAsia"/>
        </w:rPr>
        <w:t xml:space="preserve">ung </w:t>
      </w:r>
      <w:r w:rsidR="00BD6A82">
        <w:rPr>
          <w:rFonts w:cstheme="minorHAnsi" w:hint="eastAsia"/>
        </w:rPr>
        <w:t xml:space="preserve">surface </w:t>
      </w:r>
      <w:r w:rsidR="0045500D">
        <w:rPr>
          <w:rFonts w:cstheme="minorHAnsi" w:hint="eastAsia"/>
        </w:rPr>
        <w:t xml:space="preserve">mesh </w:t>
      </w:r>
      <w:del w:id="249" w:author="Microsoft Office User" w:date="2017-01-23T10:27:00Z">
        <w:r w:rsidR="0045500D" w:rsidDel="0096714F">
          <w:rPr>
            <w:rFonts w:cstheme="minorHAnsi" w:hint="eastAsia"/>
          </w:rPr>
          <w:delText>was then</w:delText>
        </w:r>
      </w:del>
      <w:ins w:id="250" w:author="Microsoft Office User" w:date="2017-01-23T10:27:00Z">
        <w:r w:rsidR="0096714F">
          <w:rPr>
            <w:rFonts w:cstheme="minorHAnsi"/>
          </w:rPr>
          <w:t>is</w:t>
        </w:r>
      </w:ins>
      <w:r w:rsidR="0045500D">
        <w:rPr>
          <w:rFonts w:cstheme="minorHAnsi" w:hint="eastAsia"/>
        </w:rPr>
        <w:t xml:space="preserve"> projected on to </w:t>
      </w:r>
      <w:r>
        <w:rPr>
          <w:rFonts w:cstheme="minorHAnsi" w:hint="eastAsia"/>
        </w:rPr>
        <w:t>the PCA-trained</w:t>
      </w:r>
      <w:r w:rsidR="00BD6A82">
        <w:rPr>
          <w:rFonts w:cstheme="minorHAnsi" w:hint="eastAsia"/>
        </w:rPr>
        <w:t xml:space="preserve"> average</w:t>
      </w:r>
      <w:r>
        <w:rPr>
          <w:rFonts w:cstheme="minorHAnsi" w:hint="eastAsia"/>
        </w:rPr>
        <w:t xml:space="preserve"> lung statistical</w:t>
      </w:r>
      <w:r w:rsidR="00BD6A82">
        <w:rPr>
          <w:rFonts w:cstheme="minorHAnsi" w:hint="eastAsia"/>
        </w:rPr>
        <w:t xml:space="preserve"> </w:t>
      </w:r>
      <w:r>
        <w:rPr>
          <w:rFonts w:cstheme="minorHAnsi" w:hint="eastAsia"/>
        </w:rPr>
        <w:t xml:space="preserve">mesh (no fissure surfaces). The </w:t>
      </w:r>
      <w:r>
        <w:rPr>
          <w:rFonts w:cstheme="minorHAnsi"/>
        </w:rPr>
        <w:t>principal</w:t>
      </w:r>
      <w:r>
        <w:rPr>
          <w:rFonts w:cstheme="minorHAnsi" w:hint="eastAsia"/>
        </w:rPr>
        <w:t xml:space="preserve"> component</w:t>
      </w:r>
      <w:del w:id="251" w:author="Microsoft Office User" w:date="2017-01-23T10:27:00Z">
        <w:r w:rsidDel="0096714F">
          <w:rPr>
            <w:rFonts w:cstheme="minorHAnsi" w:hint="eastAsia"/>
          </w:rPr>
          <w:delText>s</w:delText>
        </w:r>
        <w:r w:rsidDel="0096714F">
          <w:rPr>
            <w:rFonts w:cstheme="minorHAnsi"/>
          </w:rPr>
          <w:delText>’</w:delText>
        </w:r>
      </w:del>
      <w:r>
        <w:rPr>
          <w:rFonts w:cstheme="minorHAnsi" w:hint="eastAsia"/>
        </w:rPr>
        <w:t xml:space="preserve"> weight values were calculated from the projection and these weights were then used on the deformation of PCA-trained</w:t>
      </w:r>
      <w:r w:rsidR="00BD6A82">
        <w:rPr>
          <w:rFonts w:cstheme="minorHAnsi" w:hint="eastAsia"/>
        </w:rPr>
        <w:t xml:space="preserve"> average</w:t>
      </w:r>
      <w:r>
        <w:rPr>
          <w:rFonts w:cstheme="minorHAnsi" w:hint="eastAsia"/>
        </w:rPr>
        <w:t xml:space="preserve"> lobar statistical mesh (with fissure surfaces) to derive an</w:t>
      </w:r>
      <w:r w:rsidR="00844BC1">
        <w:rPr>
          <w:rFonts w:cstheme="minorHAnsi" w:hint="eastAsia"/>
        </w:rPr>
        <w:t xml:space="preserve"> initial estimation of fissure locations</w:t>
      </w:r>
      <w:r w:rsidR="00BD6A82">
        <w:rPr>
          <w:rFonts w:cstheme="minorHAnsi" w:hint="eastAsia"/>
        </w:rPr>
        <w:t xml:space="preserve"> (Fig 3(c) (d))</w:t>
      </w:r>
      <w:r w:rsidR="00844BC1">
        <w:rPr>
          <w:rFonts w:cstheme="minorHAnsi" w:hint="eastAsia"/>
        </w:rPr>
        <w:t>.</w:t>
      </w:r>
      <w:ins w:id="252" w:author="Microsoft Office User" w:date="2017-01-23T10:28:00Z">
        <w:r w:rsidR="0096714F">
          <w:rPr>
            <w:rFonts w:cstheme="minorHAnsi"/>
          </w:rPr>
          <w:t xml:space="preserve"> This initial ASM based prediction of lobar fissures provides a reduced search area for subsequent image analysis and ensures </w:t>
        </w:r>
      </w:ins>
      <w:ins w:id="253" w:author="Microsoft Office User" w:date="2017-01-23T10:29:00Z">
        <w:r w:rsidR="0096714F">
          <w:rPr>
            <w:rFonts w:cstheme="minorHAnsi"/>
          </w:rPr>
          <w:t>definition</w:t>
        </w:r>
      </w:ins>
      <w:ins w:id="254" w:author="Microsoft Office User" w:date="2017-01-23T10:28:00Z">
        <w:r w:rsidR="0096714F">
          <w:rPr>
            <w:rFonts w:cstheme="minorHAnsi"/>
          </w:rPr>
          <w:t xml:space="preserve"> </w:t>
        </w:r>
      </w:ins>
      <w:ins w:id="255" w:author="Microsoft Office User" w:date="2017-01-23T10:29:00Z">
        <w:r w:rsidR="0096714F">
          <w:rPr>
            <w:rFonts w:cstheme="minorHAnsi"/>
          </w:rPr>
          <w:t>of complete lobar structures even if a fissure is incomplete or difficult to detect in a small region of the image.</w:t>
        </w:r>
      </w:ins>
    </w:p>
    <w:p w14:paraId="4EC3C26C" w14:textId="77777777" w:rsidR="007E5046" w:rsidRPr="00BD6A82" w:rsidRDefault="007E5046" w:rsidP="00120AE4">
      <w:pPr>
        <w:spacing w:line="100" w:lineRule="exact"/>
        <w:rPr>
          <w:rFonts w:cstheme="minorHAnsi"/>
        </w:rPr>
      </w:pPr>
    </w:p>
    <w:p w14:paraId="470696B4" w14:textId="77777777" w:rsidR="00DE4142" w:rsidRDefault="00882B78" w:rsidP="00120AE4">
      <w:pPr>
        <w:jc w:val="center"/>
      </w:pPr>
      <w:r w:rsidRPr="00882B78">
        <w:rPr>
          <w:noProof/>
          <w:lang w:eastAsia="en-US"/>
        </w:rPr>
        <w:lastRenderedPageBreak/>
        <w:drawing>
          <wp:inline distT="0" distB="0" distL="0" distR="0" wp14:anchorId="0130DBBE" wp14:editId="4A6AC218">
            <wp:extent cx="1066865" cy="1318437"/>
            <wp:effectExtent l="0" t="0" r="0" b="0"/>
            <wp:docPr id="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Picture 5"/>
                    <pic:cNvPicPr>
                      <a:picLocks noChangeAspect="1"/>
                    </pic:cNvPicPr>
                  </pic:nvPicPr>
                  <pic:blipFill>
                    <a:blip r:embed="rId12" cstate="print">
                      <a:extLst>
                        <a:ext uri="{28A0092B-C50C-407E-A947-70E740481C1C}">
                          <a14:useLocalDpi xmlns:a14="http://schemas.microsoft.com/office/drawing/2010/main" val="0"/>
                        </a:ext>
                      </a:extLst>
                    </a:blip>
                    <a:srcRect l="42912" t="17799" r="29526" b="15002"/>
                    <a:stretch>
                      <a:fillRect/>
                    </a:stretch>
                  </pic:blipFill>
                  <pic:spPr bwMode="auto">
                    <a:xfrm>
                      <a:off x="0" y="0"/>
                      <a:ext cx="1069192" cy="1321312"/>
                    </a:xfrm>
                    <a:prstGeom prst="rect">
                      <a:avLst/>
                    </a:prstGeom>
                    <a:noFill/>
                    <a:ln>
                      <a:noFill/>
                    </a:ln>
                    <a:extLst/>
                  </pic:spPr>
                </pic:pic>
              </a:graphicData>
            </a:graphic>
          </wp:inline>
        </w:drawing>
      </w:r>
      <w:r w:rsidR="003A0994">
        <w:rPr>
          <w:noProof/>
          <w:lang w:eastAsia="en-US"/>
        </w:rPr>
        <w:drawing>
          <wp:inline distT="0" distB="0" distL="0" distR="0" wp14:anchorId="7CA4E3CA" wp14:editId="5CC3B637">
            <wp:extent cx="1292920" cy="1318437"/>
            <wp:effectExtent l="0" t="0" r="2540" b="0"/>
            <wp:docPr id="54"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ConferencePaper\MICCAIConference\MICCAIPaperPics\20170113\Screenshot from 2017-01-16 18_32_3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483" t="25795" r="33872" b="18673"/>
                    <a:stretch/>
                  </pic:blipFill>
                  <pic:spPr bwMode="auto">
                    <a:xfrm>
                      <a:off x="0" y="0"/>
                      <a:ext cx="1293056" cy="13185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B32434E" wp14:editId="324CF3AF">
            <wp:extent cx="1267150" cy="1313510"/>
            <wp:effectExtent l="0" t="0" r="9525" b="1270"/>
            <wp:docPr id="8"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20170113\H14TLC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994" t="33391" r="31209" b="17247"/>
                    <a:stretch/>
                  </pic:blipFill>
                  <pic:spPr bwMode="auto">
                    <a:xfrm>
                      <a:off x="0" y="0"/>
                      <a:ext cx="1269719" cy="131617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4D2D4D13" wp14:editId="5DF2BD33">
            <wp:extent cx="1169328" cy="1318437"/>
            <wp:effectExtent l="0" t="0" r="0" b="0"/>
            <wp:docPr id="12"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ConferencePaper\MICCAIConference\MICCAIPaperPics\20170113\H18TLC3.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4281" t="30779" r="31372" b="20440"/>
                    <a:stretch/>
                  </pic:blipFill>
                  <pic:spPr bwMode="auto">
                    <a:xfrm>
                      <a:off x="0" y="0"/>
                      <a:ext cx="1170801" cy="1320098"/>
                    </a:xfrm>
                    <a:prstGeom prst="rect">
                      <a:avLst/>
                    </a:prstGeom>
                    <a:noFill/>
                    <a:ln>
                      <a:noFill/>
                    </a:ln>
                    <a:extLst>
                      <a:ext uri="{53640926-AAD7-44D8-BBD7-CCE9431645EC}">
                        <a14:shadowObscured xmlns:a14="http://schemas.microsoft.com/office/drawing/2010/main"/>
                      </a:ext>
                    </a:extLst>
                  </pic:spPr>
                </pic:pic>
              </a:graphicData>
            </a:graphic>
          </wp:inline>
        </w:drawing>
      </w:r>
    </w:p>
    <w:p w14:paraId="62D05FB0" w14:textId="77777777" w:rsidR="00120AE4" w:rsidRDefault="00120AE4" w:rsidP="00120AE4">
      <w:pPr>
        <w:pStyle w:val="ListParagraph"/>
        <w:numPr>
          <w:ilvl w:val="0"/>
          <w:numId w:val="6"/>
        </w:numPr>
        <w:ind w:firstLineChars="0"/>
      </w:pPr>
      <w:r>
        <w:rPr>
          <w:rFonts w:hint="eastAsia"/>
        </w:rPr>
        <w:t xml:space="preserve">               (b)                 (c)                 (d)</w:t>
      </w:r>
    </w:p>
    <w:p w14:paraId="6EF3DD25" w14:textId="77777777" w:rsidR="007E5046" w:rsidRDefault="00216C62" w:rsidP="00120AE4">
      <w:pPr>
        <w:jc w:val="center"/>
      </w:pPr>
      <w:r>
        <w:rPr>
          <w:rFonts w:hint="eastAsia"/>
        </w:rPr>
        <w:t>Fig. 3. SSM based initial fissure prediction results.</w:t>
      </w:r>
      <w:r w:rsidR="00120AE4">
        <w:rPr>
          <w:rFonts w:hint="eastAsia"/>
        </w:rPr>
        <w:t xml:space="preserve"> (a) Lung surface fitting and fissure </w:t>
      </w:r>
      <w:r w:rsidR="00120AE4">
        <w:t>digitizing</w:t>
      </w:r>
      <w:r w:rsidR="00120AE4">
        <w:rPr>
          <w:rFonts w:hint="eastAsia"/>
        </w:rPr>
        <w:t xml:space="preserve"> manually. (b) </w:t>
      </w:r>
      <w:r w:rsidR="00120AE4">
        <w:t>Procrustes aligned meshes of 30 subjects. (</w:t>
      </w:r>
      <w:r w:rsidR="00120AE4">
        <w:rPr>
          <w:rFonts w:hint="eastAsia"/>
        </w:rPr>
        <w:t>c</w:t>
      </w:r>
      <w:r w:rsidR="00120AE4">
        <w:t>)</w:t>
      </w:r>
      <w:r w:rsidR="00120AE4">
        <w:rPr>
          <w:rFonts w:hint="eastAsia"/>
        </w:rPr>
        <w:t xml:space="preserve"> (d) Fissure prediction compared to manual tracing points. White mesh is the predicted fissure surfaces.</w:t>
      </w:r>
    </w:p>
    <w:p w14:paraId="1C77B819" w14:textId="77777777" w:rsidR="00216C62" w:rsidRPr="00EA4F50" w:rsidRDefault="00216C62" w:rsidP="00120AE4">
      <w:pPr>
        <w:spacing w:line="100" w:lineRule="exact"/>
      </w:pPr>
    </w:p>
    <w:p w14:paraId="37DE6109" w14:textId="6836619A" w:rsidR="00DE4142" w:rsidRDefault="00B53BF9" w:rsidP="00DE4142">
      <w:r>
        <w:rPr>
          <w:rFonts w:hint="eastAsia"/>
        </w:rPr>
        <w:t xml:space="preserve">2.3 </w:t>
      </w:r>
      <w:ins w:id="256" w:author="Microsoft Office User" w:date="2017-01-23T10:30:00Z">
        <w:r w:rsidR="000443F9">
          <w:t xml:space="preserve">Multiscale </w:t>
        </w:r>
      </w:ins>
      <w:r w:rsidR="00216C62">
        <w:rPr>
          <w:rFonts w:hint="eastAsia"/>
        </w:rPr>
        <w:t xml:space="preserve">Hessian-based </w:t>
      </w:r>
      <w:del w:id="257" w:author="Microsoft Office User" w:date="2017-01-23T10:30:00Z">
        <w:r w:rsidR="00216C62" w:rsidDel="000443F9">
          <w:rPr>
            <w:rFonts w:hint="eastAsia"/>
          </w:rPr>
          <w:delText>m</w:delText>
        </w:r>
        <w:r w:rsidR="00B63BD3" w:rsidDel="000443F9">
          <w:rPr>
            <w:rFonts w:hint="eastAsia"/>
          </w:rPr>
          <w:delText>ultiscale</w:delText>
        </w:r>
        <w:r w:rsidDel="000443F9">
          <w:rPr>
            <w:rFonts w:hint="eastAsia"/>
          </w:rPr>
          <w:delText xml:space="preserve"> </w:delText>
        </w:r>
      </w:del>
      <w:r>
        <w:rPr>
          <w:rFonts w:hint="eastAsia"/>
        </w:rPr>
        <w:t>fissure detection</w:t>
      </w:r>
    </w:p>
    <w:p w14:paraId="693D7AD2" w14:textId="5393360A" w:rsidR="00DE4142" w:rsidRDefault="000443F9" w:rsidP="009351AF">
      <w:ins w:id="258" w:author="Microsoft Office User" w:date="2017-01-23T10:31:00Z">
        <w:r>
          <w:t xml:space="preserve">The location of ASM predicted fissure planes (Fig 3d) are used to guide a Hessian </w:t>
        </w:r>
      </w:ins>
      <w:ins w:id="259" w:author="Microsoft Office User" w:date="2017-01-23T10:32:00Z">
        <w:r>
          <w:t xml:space="preserve">based fissure detection in an individual. </w:t>
        </w:r>
      </w:ins>
      <w:del w:id="260" w:author="Microsoft Office User" w:date="2017-01-23T10:32:00Z">
        <w:r w:rsidR="00DE4142" w:rsidDel="000443F9">
          <w:rPr>
            <w:rFonts w:hint="eastAsia"/>
          </w:rPr>
          <w:delText xml:space="preserve">In 3D space, fissures can be regarded as plane-like structure, since the grey-value increases rapidly from the structure border to the </w:delText>
        </w:r>
        <w:r w:rsidR="00DE4142" w:rsidDel="000443F9">
          <w:delText>center</w:delText>
        </w:r>
        <w:r w:rsidR="00DE4142" w:rsidDel="000443F9">
          <w:rPr>
            <w:rFonts w:hint="eastAsia"/>
          </w:rPr>
          <w:delText xml:space="preserve"> and decrease again to the opposite border.</w:delText>
        </w:r>
        <w:r w:rsidR="00DE4142" w:rsidRPr="00F2266B" w:rsidDel="000443F9">
          <w:rPr>
            <w:rFonts w:hint="eastAsia"/>
          </w:rPr>
          <w:delText xml:space="preserve"> </w:delText>
        </w:r>
        <w:r w:rsidR="00DE4142" w:rsidRPr="000E1DD1" w:rsidDel="000443F9">
          <w:rPr>
            <w:rFonts w:hint="eastAsia"/>
          </w:rPr>
          <w:delText xml:space="preserve">Multiscale Hessian-based filters are thus used to enhance and differentiate these structures with </w:delText>
        </w:r>
        <w:r w:rsidR="00DE4142" w:rsidRPr="000E1DD1" w:rsidDel="000443F9">
          <w:delText>specific</w:delText>
        </w:r>
        <w:r w:rsidR="00DE4142" w:rsidRPr="000E1DD1" w:rsidDel="000443F9">
          <w:rPr>
            <w:rFonts w:hint="eastAsia"/>
          </w:rPr>
          <w:delText xml:space="preserve"> shapes, i.e.,</w:delText>
        </w:r>
        <w:r w:rsidR="00DE4142" w:rsidDel="000443F9">
          <w:rPr>
            <w:rFonts w:hint="eastAsia"/>
          </w:rPr>
          <w:delText xml:space="preserve"> blobs, sheets and tubes, which significantly describe the second order derivative information of imaging. The original CT image </w:delText>
        </w:r>
        <w:r w:rsidR="00960CD4" w:rsidDel="000443F9">
          <w:rPr>
            <w:rFonts w:hint="eastAsia"/>
          </w:rPr>
          <w:delText xml:space="preserve">here </w:delText>
        </w:r>
        <w:r w:rsidR="00DE4142" w:rsidDel="000443F9">
          <w:rPr>
            <w:rFonts w:hint="eastAsia"/>
          </w:rPr>
          <w:delText xml:space="preserve">was first applied by a </w:delText>
        </w:r>
      </w:del>
      <w:r w:rsidR="00DE4142">
        <w:rPr>
          <w:rFonts w:hint="eastAsia"/>
        </w:rPr>
        <w:t>Gaussian filter</w:t>
      </w:r>
      <w:ins w:id="261" w:author="Microsoft Office User" w:date="2017-01-23T10:32:00Z">
        <w:r>
          <w:t>s</w:t>
        </w:r>
      </w:ins>
      <w:r w:rsidR="00DE4142">
        <w:rPr>
          <w:rFonts w:hint="eastAsia"/>
        </w:rPr>
        <w:t xml:space="preserve"> with </w:t>
      </w:r>
      <w:commentRangeStart w:id="262"/>
      <w:r w:rsidR="00DE4142">
        <w:rPr>
          <w:rFonts w:hint="eastAsia"/>
        </w:rPr>
        <w:t xml:space="preserve">a range of kernel sizes from 0.5mm to </w:t>
      </w:r>
      <w:r w:rsidR="00CE6538">
        <w:rPr>
          <w:rFonts w:hint="eastAsia"/>
        </w:rPr>
        <w:t>2.5</w:t>
      </w:r>
      <w:r w:rsidR="00DE4142">
        <w:rPr>
          <w:rFonts w:hint="eastAsia"/>
        </w:rPr>
        <w:t>mm</w:t>
      </w:r>
      <w:ins w:id="263" w:author="Microsoft Office User" w:date="2017-01-23T10:32:00Z">
        <w:r>
          <w:t xml:space="preserve"> was </w:t>
        </w:r>
      </w:ins>
      <w:commentRangeEnd w:id="262"/>
      <w:ins w:id="264" w:author="Microsoft Office User" w:date="2017-01-23T10:33:00Z">
        <w:r>
          <w:rPr>
            <w:rStyle w:val="CommentReference"/>
          </w:rPr>
          <w:commentReference w:id="262"/>
        </w:r>
      </w:ins>
      <w:ins w:id="265" w:author="Microsoft Office User" w:date="2017-01-23T10:32:00Z">
        <w:r>
          <w:t>applied to the image set</w:t>
        </w:r>
      </w:ins>
      <w:r w:rsidR="00DE4142">
        <w:rPr>
          <w:rFonts w:hint="eastAsia"/>
        </w:rPr>
        <w:t xml:space="preserve">. </w:t>
      </w:r>
      <w:del w:id="266" w:author="Microsoft Office User" w:date="2017-01-23T10:33:00Z">
        <w:r w:rsidR="00DE4142" w:rsidDel="0057589B">
          <w:rPr>
            <w:rFonts w:hint="eastAsia"/>
          </w:rPr>
          <w:delText xml:space="preserve">Each </w:delText>
        </w:r>
      </w:del>
      <w:ins w:id="267" w:author="Microsoft Office User" w:date="2017-01-23T10:33:00Z">
        <w:r w:rsidR="0057589B">
          <w:t>The responses at each</w:t>
        </w:r>
        <w:r w:rsidR="0057589B">
          <w:rPr>
            <w:rFonts w:hint="eastAsia"/>
          </w:rPr>
          <w:t xml:space="preserve"> </w:t>
        </w:r>
      </w:ins>
      <w:del w:id="268" w:author="Microsoft Office User" w:date="2017-01-23T10:33:00Z">
        <w:r w:rsidR="00DE4142" w:rsidDel="0057589B">
          <w:rPr>
            <w:rFonts w:hint="eastAsia"/>
          </w:rPr>
          <w:delText>kernel size gets a response and all the responses are then</w:delText>
        </w:r>
      </w:del>
      <w:ins w:id="269" w:author="Microsoft Office User" w:date="2017-01-23T10:33:00Z">
        <w:r w:rsidR="0057589B">
          <w:t>are</w:t>
        </w:r>
      </w:ins>
      <w:r w:rsidR="00DE4142">
        <w:rPr>
          <w:rFonts w:hint="eastAsia"/>
        </w:rPr>
        <w:t xml:space="preserve"> combined to get a maximum</w:t>
      </w:r>
      <w:del w:id="270" w:author="Microsoft Office User" w:date="2017-01-23T10:34:00Z">
        <w:r w:rsidR="00DE4142" w:rsidDel="0057589B">
          <w:rPr>
            <w:rFonts w:hint="eastAsia"/>
          </w:rPr>
          <w:delText xml:space="preserve"> one</w:delText>
        </w:r>
      </w:del>
      <w:ins w:id="271" w:author="Microsoft Office User" w:date="2017-01-23T10:34:00Z">
        <w:r w:rsidR="0057589B">
          <w:t xml:space="preserve"> response</w:t>
        </w:r>
      </w:ins>
      <w:r w:rsidR="00DE4142">
        <w:rPr>
          <w:rFonts w:hint="eastAsia"/>
        </w:rPr>
        <w:t xml:space="preserve"> for each voxel of the image. This multiscale operation guarantees </w:t>
      </w:r>
      <w:ins w:id="272" w:author="Microsoft Office User" w:date="2017-01-23T10:34:00Z">
        <w:r w:rsidR="0057589B">
          <w:t xml:space="preserve">fissures of variable </w:t>
        </w:r>
      </w:ins>
      <w:del w:id="273" w:author="Microsoft Office User" w:date="2017-01-23T10:34:00Z">
        <w:r w:rsidR="00DE4142" w:rsidDel="0057589B">
          <w:rPr>
            <w:rFonts w:hint="eastAsia"/>
          </w:rPr>
          <w:delText>a variety of sizes of fissures</w:delText>
        </w:r>
      </w:del>
      <w:ins w:id="274" w:author="Microsoft Office User" w:date="2017-01-23T10:34:00Z">
        <w:r w:rsidR="0057589B">
          <w:t>size</w:t>
        </w:r>
      </w:ins>
      <w:r w:rsidR="00DE4142">
        <w:rPr>
          <w:rFonts w:hint="eastAsia"/>
        </w:rPr>
        <w:t xml:space="preserve"> can be captured by Hessian</w:t>
      </w:r>
      <w:ins w:id="275" w:author="Microsoft Office User" w:date="2017-01-23T10:34:00Z">
        <w:r w:rsidR="0057589B">
          <w:t xml:space="preserve"> operations</w:t>
        </w:r>
      </w:ins>
      <w:r w:rsidR="00DE4142">
        <w:rPr>
          <w:rFonts w:hint="eastAsia"/>
        </w:rPr>
        <w:t xml:space="preserve">. At each image voxel, the Hessian matrix was constructed as a symmetric matrix. </w:t>
      </w:r>
      <w:del w:id="276" w:author="Microsoft Office User" w:date="2017-01-23T10:35:00Z">
        <w:r w:rsidR="00960CD4" w:rsidDel="009351AF">
          <w:rPr>
            <w:rFonts w:hint="eastAsia"/>
          </w:rPr>
          <w:delText>Since</w:delText>
        </w:r>
        <w:r w:rsidR="00DE4142" w:rsidDel="009351AF">
          <w:rPr>
            <w:rFonts w:hint="eastAsia"/>
          </w:rPr>
          <w:delText xml:space="preserve"> for</w:delText>
        </w:r>
      </w:del>
      <w:ins w:id="277" w:author="Microsoft Office User" w:date="2017-01-23T10:35:00Z">
        <w:r w:rsidR="009351AF">
          <w:t xml:space="preserve">For a </w:t>
        </w:r>
      </w:ins>
      <w:del w:id="278" w:author="Microsoft Office User" w:date="2017-01-23T10:35:00Z">
        <w:r w:rsidR="00DE4142" w:rsidDel="009351AF">
          <w:rPr>
            <w:rFonts w:hint="eastAsia"/>
          </w:rPr>
          <w:delText xml:space="preserve"> </w:delText>
        </w:r>
      </w:del>
      <w:r w:rsidR="00DE4142">
        <w:rPr>
          <w:rFonts w:hint="eastAsia"/>
        </w:rPr>
        <w:t>fissure structure</w:t>
      </w:r>
      <w:ins w:id="279" w:author="Microsoft Office User" w:date="2017-01-23T10:35:00Z">
        <w:r w:rsidR="009351AF">
          <w:t>, which presents as</w:t>
        </w:r>
      </w:ins>
      <w:del w:id="280" w:author="Microsoft Office User" w:date="2017-01-23T10:35:00Z">
        <w:r w:rsidR="00DE4142" w:rsidDel="009351AF">
          <w:rPr>
            <w:rFonts w:hint="eastAsia"/>
          </w:rPr>
          <w:delText>,</w:delText>
        </w:r>
      </w:del>
      <w:r w:rsidR="00DE4142">
        <w:rPr>
          <w:rFonts w:hint="eastAsia"/>
        </w:rPr>
        <w:t xml:space="preserve"> a light plane on a dark background</w:t>
      </w:r>
      <w:del w:id="281" w:author="Microsoft Office User" w:date="2017-01-23T10:35:00Z">
        <w:r w:rsidR="00DE4142" w:rsidDel="009351AF">
          <w:rPr>
            <w:rFonts w:hint="eastAsia"/>
          </w:rPr>
          <w:delText xml:space="preserve"> is characterized by</w:delText>
        </w:r>
      </w:del>
      <w:r w:rsidR="00DE4142">
        <w:rPr>
          <w:rFonts w:hint="eastAsia"/>
        </w:rPr>
        <w:t xml:space="preserve"> two large positive second derivatives across the plane and a small second derivative </w:t>
      </w:r>
      <w:ins w:id="282" w:author="Microsoft Office User" w:date="2017-01-23T10:35:00Z">
        <w:r w:rsidR="009351AF">
          <w:t>(</w:t>
        </w:r>
      </w:ins>
      <w:r w:rsidR="00DE4142">
        <w:rPr>
          <w:rFonts w:hint="eastAsia"/>
        </w:rPr>
        <w:t>of either sign</w:t>
      </w:r>
      <w:ins w:id="283" w:author="Microsoft Office User" w:date="2017-01-23T10:35:00Z">
        <w:r w:rsidR="009351AF">
          <w:t>)</w:t>
        </w:r>
      </w:ins>
      <w:r w:rsidR="00DE4142">
        <w:rPr>
          <w:rFonts w:hint="eastAsia"/>
        </w:rPr>
        <w:t xml:space="preserve"> along the plane</w:t>
      </w:r>
      <w:ins w:id="284" w:author="Microsoft Office User" w:date="2017-01-23T10:36:00Z">
        <w:r w:rsidR="009351AF">
          <w:t xml:space="preserve"> are expected</w:t>
        </w:r>
      </w:ins>
      <w:r w:rsidR="00DE4142">
        <w:rPr>
          <w:rFonts w:hint="eastAsia"/>
        </w:rPr>
        <w:t xml:space="preserve">. </w:t>
      </w:r>
      <w:ins w:id="285" w:author="Microsoft Office User" w:date="2017-01-23T10:36:00Z">
        <w:r w:rsidR="009351AF">
          <w:t xml:space="preserve">This is reflected in the Hessian matrix as </w:t>
        </w:r>
        <w:r w:rsidR="009351AF">
          <w:rPr>
            <w:rFonts w:hint="eastAsia"/>
          </w:rPr>
          <w:t>two small eigenvalues corresponding to the eigenvectors along the fissure planes and one large eigenvalue</w:t>
        </w:r>
      </w:ins>
      <w:ins w:id="286" w:author="Microsoft Office User" w:date="2017-01-23T10:37:00Z">
        <w:r w:rsidR="009351AF">
          <w:t xml:space="preserve"> perpendicular to the plane. Thus with </w:t>
        </w:r>
      </w:ins>
      <w:del w:id="287" w:author="Microsoft Office User" w:date="2017-01-23T10:37:00Z">
        <w:r w:rsidR="00DE4142" w:rsidDel="009351AF">
          <w:rPr>
            <w:rFonts w:hint="eastAsia"/>
          </w:rPr>
          <w:delText xml:space="preserve">Thus fissures modeled as plane should be reflected by a Hessian matrix having two small eigenvalues corresponding to the eigenvectors along the fissure planes and a large eigenvalue, since there is a strong curvature perpendicular to the fissure. So on the bright fissures, </w:delText>
        </w:r>
      </w:del>
      <w:r w:rsidR="00DE4142">
        <w:rPr>
          <w:rFonts w:hint="eastAsia"/>
        </w:rPr>
        <w:t xml:space="preserve">the relationship of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DE4142">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DE4142">
        <w:rPr>
          <w:rFonts w:hint="eastAsia"/>
        </w:rPr>
        <w:t xml:space="preserve"> is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DE4142">
        <w:rPr>
          <w:rFonts w:hint="eastAsia"/>
        </w:rPr>
        <w:t xml:space="preserve">. </w:t>
      </w:r>
      <m:oMath>
        <m:sSub>
          <m:sSubPr>
            <m:ctrlPr>
              <w:rPr>
                <w:rFonts w:ascii="Cambria Math" w:hAnsi="Cambria Math"/>
                <w:i/>
              </w:rPr>
            </m:ctrlPr>
          </m:sSubPr>
          <m:e>
            <m:r>
              <w:rPr>
                <w:rFonts w:ascii="Cambria Math" w:hAnsi="Cambria Math"/>
              </w:rPr>
              <m:t>λ</m:t>
            </m:r>
          </m:e>
          <m:sub>
            <w:ins w:id="288" w:author="Microsoft Office User" w:date="2017-01-23T10:42:00Z">
              <m:r>
                <w:rPr>
                  <w:rFonts w:ascii="Cambria Math" w:hAnsi="Cambria Math"/>
                </w:rPr>
                <m:t>3</m:t>
              </m:r>
            </w:ins>
            <w:del w:id="289" w:author="Microsoft Office User" w:date="2017-01-23T10:42:00Z">
              <m:r>
                <w:rPr>
                  <w:rFonts w:ascii="Cambria Math" w:hAnsi="Cambria Math"/>
                </w:rPr>
                <m:t>1</m:t>
              </m:r>
            </w:del>
          </m:sub>
        </m:sSub>
      </m:oMath>
      <w:r w:rsidR="00DE4142">
        <w:rPr>
          <w:rFonts w:hint="eastAsia"/>
        </w:rPr>
        <w:t xml:space="preserve"> </w:t>
      </w:r>
      <w:r w:rsidR="003F5DA0">
        <w:rPr>
          <w:rFonts w:hint="eastAsia"/>
        </w:rPr>
        <w:t>is expected</w:t>
      </w:r>
      <w:r w:rsidR="00DE4142">
        <w:rPr>
          <w:rFonts w:hint="eastAsia"/>
        </w:rPr>
        <w:t xml:space="preserve"> to </w:t>
      </w:r>
      <w:del w:id="290" w:author="Microsoft Office User" w:date="2017-01-23T10:38:00Z">
        <w:r w:rsidR="00DE4142" w:rsidDel="009351AF">
          <w:rPr>
            <w:rFonts w:hint="eastAsia"/>
          </w:rPr>
          <w:delText xml:space="preserve">be </w:delText>
        </w:r>
      </w:del>
      <w:ins w:id="291" w:author="Microsoft Office User" w:date="2017-01-23T10:38:00Z">
        <w:r w:rsidR="009351AF">
          <w:t>much</w:t>
        </w:r>
        <w:r w:rsidR="009351AF">
          <w:rPr>
            <w:rFonts w:hint="eastAsia"/>
          </w:rPr>
          <w:t xml:space="preserve"> </w:t>
        </w:r>
      </w:ins>
      <w:r w:rsidR="00DE4142">
        <w:rPr>
          <w:rFonts w:hint="eastAsia"/>
        </w:rPr>
        <w:t>large</w:t>
      </w:r>
      <w:ins w:id="292" w:author="Microsoft Office User" w:date="2017-01-23T10:38:00Z">
        <w:r w:rsidR="009351AF">
          <w:t>r than</w:t>
        </w:r>
      </w:ins>
      <w:del w:id="293" w:author="Microsoft Office User" w:date="2017-01-23T10:38:00Z">
        <w:r w:rsidR="00DE4142" w:rsidDel="009351AF">
          <w:rPr>
            <w:rFonts w:hint="eastAsia"/>
          </w:rPr>
          <w:delText>, while</w:delText>
        </w:r>
      </w:del>
      <w:r w:rsidR="00DE4142">
        <w:rPr>
          <w:rFonts w:hint="eastAsia"/>
        </w:rPr>
        <w:t xml:space="preserve"> </w:t>
      </w:r>
      <m:oMath>
        <m:sSub>
          <m:sSubPr>
            <m:ctrlPr>
              <w:rPr>
                <w:rFonts w:ascii="Cambria Math" w:hAnsi="Cambria Math"/>
                <w:i/>
              </w:rPr>
            </m:ctrlPr>
          </m:sSubPr>
          <m:e>
            <m:r>
              <m:rPr>
                <m:sty m:val="p"/>
              </m:rPr>
              <w:rPr>
                <w:rFonts w:ascii="Cambria Math" w:hAnsi="Cambria Math"/>
              </w:rPr>
              <m:t>λ</m:t>
            </m:r>
          </m:e>
          <m:sub>
            <w:ins w:id="294" w:author="Microsoft Office User" w:date="2017-01-23T10:42:00Z">
              <m:r>
                <w:rPr>
                  <w:rFonts w:ascii="Cambria Math" w:hAnsi="Cambria Math"/>
                </w:rPr>
                <m:t>1</m:t>
              </m:r>
            </w:ins>
            <w:del w:id="295" w:author="Microsoft Office User" w:date="2017-01-23T10:42:00Z">
              <m:r>
                <w:rPr>
                  <w:rFonts w:ascii="Cambria Math" w:hAnsi="Cambria Math"/>
                </w:rPr>
                <m:t>2</m:t>
              </m:r>
            </w:del>
          </m:sub>
        </m:sSub>
      </m:oMath>
      <w:r w:rsidR="00DE4142">
        <w:rPr>
          <w:rFonts w:hint="eastAsia"/>
        </w:rPr>
        <w:t xml:space="preserve"> and </w:t>
      </w:r>
      <m:oMath>
        <m:sSub>
          <m:sSubPr>
            <m:ctrlPr>
              <w:rPr>
                <w:rFonts w:ascii="Cambria Math" w:hAnsi="Cambria Math"/>
                <w:i/>
              </w:rPr>
            </m:ctrlPr>
          </m:sSubPr>
          <m:e>
            <m:r>
              <w:rPr>
                <w:rFonts w:ascii="Cambria Math" w:hAnsi="Cambria Math"/>
              </w:rPr>
              <m:t>λ</m:t>
            </m:r>
          </m:e>
          <m:sub>
            <w:del w:id="296" w:author="Microsoft Office User" w:date="2017-01-23T10:43:00Z">
              <m:r>
                <w:rPr>
                  <w:rFonts w:ascii="Cambria Math" w:hAnsi="Cambria Math"/>
                </w:rPr>
                <m:t>3</m:t>
              </m:r>
            </w:del>
            <w:ins w:id="297" w:author="Microsoft Office User" w:date="2017-01-23T10:43:00Z">
              <m:r>
                <w:rPr>
                  <w:rFonts w:ascii="Cambria Math" w:hAnsi="Cambria Math"/>
                </w:rPr>
                <m:t>2</m:t>
              </m:r>
            </w:ins>
          </m:sub>
        </m:sSub>
      </m:oMath>
      <w:r w:rsidR="00DE4142">
        <w:rPr>
          <w:rFonts w:hint="eastAsia"/>
        </w:rPr>
        <w:t xml:space="preserve"> </w:t>
      </w:r>
      <w:del w:id="298" w:author="Microsoft Office User" w:date="2017-01-23T10:38:00Z">
        <w:r w:rsidR="00DE4142" w:rsidDel="009351AF">
          <w:rPr>
            <w:rFonts w:hint="eastAsia"/>
          </w:rPr>
          <w:delText>are typically both low</w:delText>
        </w:r>
      </w:del>
      <w:ins w:id="299" w:author="Microsoft Office User" w:date="2017-01-23T10:38:00Z">
        <w:r w:rsidR="009351AF">
          <w:t>at the fissure</w:t>
        </w:r>
      </w:ins>
      <w:r w:rsidR="00DE4142">
        <w:rPr>
          <w:rFonts w:hint="eastAsia"/>
        </w:rPr>
        <w:t xml:space="preserve">. From these characteristics, we can get a fissure </w:t>
      </w:r>
      <w:r w:rsidR="00DE4142">
        <w:t>probability</w:t>
      </w:r>
      <w:r w:rsidR="00DE4142">
        <w:rPr>
          <w:rFonts w:hint="eastAsia"/>
        </w:rPr>
        <w:t xml:space="preserve"> of each voxel derived as follows:</w:t>
      </w:r>
    </w:p>
    <w:p w14:paraId="769DC159" w14:textId="39B5D7F7" w:rsidR="00DE4142" w:rsidRDefault="00DE4142" w:rsidP="00DE4142">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w:ins w:id="300" w:author="Microsoft Office User" w:date="2017-01-23T10:40:00Z">
        <w:r w:rsidR="00E70062">
          <w:t>.</w:t>
        </w:r>
      </w:ins>
    </w:p>
    <w:p w14:paraId="1D0F653A" w14:textId="5409A962" w:rsidR="00DE4142" w:rsidDel="009351AF" w:rsidRDefault="00DE4142" w:rsidP="00DE4142">
      <w:moveFromRangeStart w:id="301" w:author="Microsoft Office User" w:date="2017-01-23T10:39:00Z" w:name="move472931326"/>
      <w:moveFrom w:id="302" w:author="Microsoft Office User" w:date="2017-01-23T10:39:00Z">
        <w:r w:rsidDel="009351AF">
          <w:rPr>
            <w:rFonts w:hint="eastAsia"/>
          </w:rPr>
          <w:t xml:space="preserve">The first factor suppresses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Del="009351AF">
          <w:rPr>
            <w:rFonts w:hint="eastAsia"/>
          </w:rPr>
          <w:t>is positive, since fissures are locally  bright :</w:t>
        </w:r>
      </w:moveFrom>
    </w:p>
    <w:moveFromRangeEnd w:id="301"/>
    <w:p w14:paraId="11B3F291" w14:textId="313DFF8D" w:rsidR="009351AF" w:rsidRDefault="00DE4142" w:rsidP="009351AF">
      <w:pPr>
        <w:rPr>
          <w:ins w:id="303" w:author="Microsoft Office User" w:date="2017-01-23T10:40:00Z"/>
        </w:rPr>
      </w:pPr>
      <w:del w:id="304" w:author="Microsoft Office User" w:date="2017-01-23T10:40:00Z">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w:del>
      <w:moveToRangeStart w:id="305" w:author="Microsoft Office User" w:date="2017-01-23T10:39:00Z" w:name="move472931326"/>
      <w:moveTo w:id="306" w:author="Microsoft Office User" w:date="2017-01-23T10:39:00Z">
        <w:del w:id="307" w:author="Microsoft Office User" w:date="2017-01-23T10:40:00Z">
          <w:r w:rsidR="009351AF" w:rsidDel="00E70062">
            <w:rPr>
              <w:rFonts w:hint="eastAsia"/>
            </w:rPr>
            <w:delText>The first factor suppresses</w:delText>
          </w:r>
        </w:del>
      </w:moveTo>
      <w:ins w:id="308" w:author="Microsoft Office User" w:date="2017-01-23T10:40:00Z">
        <w:r w:rsidR="00E70062">
          <w:t xml:space="preserve">The parameter </w:t>
        </w:r>
        <m:oMath>
          <m:r>
            <m:rPr>
              <m:sty m:val="p"/>
            </m:rPr>
            <w:rPr>
              <w:rFonts w:ascii="Cambria Math" w:hAnsi="Cambria Math"/>
            </w:rPr>
            <m:t>τ</m:t>
          </m:r>
        </m:oMath>
        <w:r w:rsidR="00E70062">
          <w:t xml:space="preserve"> surpresses</w:t>
        </w:r>
      </w:ins>
      <w:moveTo w:id="309" w:author="Microsoft Office User" w:date="2017-01-23T10:39:00Z">
        <w:r w:rsidR="009351AF">
          <w:rPr>
            <w:rFonts w:hint="eastAsia"/>
          </w:rPr>
          <w:t xml:space="preserve">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9351AF">
          <w:rPr>
            <w:rFonts w:hint="eastAsia"/>
          </w:rPr>
          <w:t xml:space="preserve">is positive, since fissures are locally  bright </w:t>
        </w:r>
      </w:moveTo>
      <w:ins w:id="310" w:author="Microsoft Office User" w:date="2017-01-23T10:41:00Z">
        <w:r w:rsidR="00E70062">
          <w:t>, and is defined as</w:t>
        </w:r>
      </w:ins>
      <w:moveTo w:id="311" w:author="Microsoft Office User" w:date="2017-01-23T10:39:00Z">
        <w:del w:id="312" w:author="Microsoft Office User" w:date="2017-01-23T10:41:00Z">
          <w:r w:rsidR="009351AF" w:rsidDel="00E70062">
            <w:rPr>
              <w:rFonts w:hint="eastAsia"/>
            </w:rPr>
            <w:delText>:</w:delText>
          </w:r>
        </w:del>
      </w:moveTo>
    </w:p>
    <w:p w14:paraId="5C9E8CB2" w14:textId="32818842" w:rsidR="009351AF" w:rsidRDefault="009351AF" w:rsidP="009351AF">
      <w:ins w:id="313" w:author="Microsoft Office User" w:date="2017-01-23T10:40:00Z">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w:ins>
      <w:ins w:id="314" w:author="Microsoft Office User" w:date="2017-01-23T10:41:00Z">
        <w:r w:rsidR="00E70062">
          <w:t>.</w:t>
        </w:r>
      </w:ins>
    </w:p>
    <w:moveToRangeEnd w:id="305"/>
    <w:p w14:paraId="72AB1924" w14:textId="77777777" w:rsidR="00DE4142" w:rsidRPr="006F6629" w:rsidRDefault="00DE4142" w:rsidP="00DE4142"/>
    <w:p w14:paraId="2647E36C" w14:textId="77777777" w:rsidR="00E70062" w:rsidRDefault="00DE4142" w:rsidP="00DE4142">
      <w:pPr>
        <w:rPr>
          <w:ins w:id="315" w:author="Microsoft Office User" w:date="2017-01-23T10:43:00Z"/>
        </w:rPr>
      </w:pPr>
      <w:r w:rsidRPr="00E70062">
        <w:rPr>
          <w:rFonts w:hint="eastAsia"/>
        </w:rPr>
        <w:t>S</w:t>
      </w:r>
      <w:ins w:id="316" w:author="Microsoft Office User" w:date="2017-01-23T10:43:00Z">
        <w:r w:rsidR="00E70062" w:rsidRPr="00E70062">
          <w:rPr>
            <w:vertAlign w:val="subscript"/>
            <w:rPrChange w:id="317" w:author="Microsoft Office User" w:date="2017-01-23T10:43:00Z">
              <w:rPr/>
            </w:rPrChange>
          </w:rPr>
          <w:t>plane</w:t>
        </w:r>
        <w:r w:rsidR="00E70062">
          <w:t xml:space="preserve"> detects plane or </w:t>
        </w:r>
      </w:ins>
      <w:moveToRangeStart w:id="318" w:author="Microsoft Office User" w:date="2017-01-23T10:43:00Z" w:name="move472931567"/>
      <w:moveTo w:id="319" w:author="Microsoft Office User" w:date="2017-01-23T10:43:00Z">
        <w:r w:rsidR="00E70062">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E70062">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R="00E70062">
          <w:rPr>
            <w:rFonts w:hint="eastAsia"/>
          </w:rPr>
          <w:t>are significantly different</w:t>
        </w:r>
      </w:moveTo>
      <w:moveToRangeEnd w:id="318"/>
      <w:ins w:id="320" w:author="Microsoft Office User" w:date="2017-01-23T10:43:00Z">
        <w:r w:rsidR="00E70062">
          <w:rPr>
            <w:rFonts w:hint="eastAsia"/>
          </w:rPr>
          <w:t>:</w:t>
        </w:r>
      </w:ins>
    </w:p>
    <w:moveToRangeStart w:id="321" w:author="Microsoft Office User" w:date="2017-01-23T10:44:00Z" w:name="move472931611"/>
    <w:p w14:paraId="4D991F54" w14:textId="77777777" w:rsidR="00E70062" w:rsidRDefault="0010267B" w:rsidP="00E70062">
      <w:pPr>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plane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oMath>
      <w:moveTo w:id="322" w:author="Microsoft Office User" w:date="2017-01-23T10:44:00Z">
        <w:r w:rsidR="00E7006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E70062">
          <w:rPr>
            <w:rFonts w:hint="eastAsia"/>
          </w:rPr>
          <w:t xml:space="preserve"> </w:t>
        </w:r>
      </w:moveTo>
    </w:p>
    <w:moveToRangeEnd w:id="321"/>
    <w:p w14:paraId="2CF2844A" w14:textId="77777777" w:rsidR="00E70062" w:rsidRDefault="00E70062" w:rsidP="00DE4142">
      <w:pPr>
        <w:rPr>
          <w:ins w:id="323" w:author="Microsoft Office User" w:date="2017-01-23T10:44:00Z"/>
        </w:rPr>
      </w:pPr>
    </w:p>
    <w:p w14:paraId="28F06753" w14:textId="4B7D6C9D" w:rsidR="00DE4142" w:rsidDel="008E78BD" w:rsidRDefault="00DE4142" w:rsidP="00DE4142">
      <w:pPr>
        <w:rPr>
          <w:del w:id="324" w:author="Microsoft Office User" w:date="2017-01-23T10:56:00Z"/>
        </w:rPr>
      </w:pPr>
      <w:del w:id="325" w:author="Microsoft Office User" w:date="2017-01-23T10:44:00Z">
        <w:r w:rsidRPr="00E70062" w:rsidDel="00E70062">
          <w:rPr>
            <w:rFonts w:hint="eastAsia"/>
          </w:rPr>
          <w:delText>ince</w:delText>
        </w:r>
        <w:r w:rsidDel="00E70062">
          <w:rPr>
            <w:rFonts w:hint="eastAsia"/>
          </w:rPr>
          <w:delText xml:space="preserve"> the largest eigenvalue</w:delText>
        </w:r>
        <w:commentRangeStart w:id="326"/>
        <w:r w:rsidDel="00E70062">
          <w:rPr>
            <w:rFonts w:hint="eastAsia"/>
          </w:rPr>
          <w:delText xml:space="preserve"> </w:delTex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Del="00E70062">
          <w:rPr>
            <w:rFonts w:hint="eastAsia"/>
          </w:rPr>
          <w:delText xml:space="preserve"> </w:delText>
        </w:r>
        <w:commentRangeEnd w:id="326"/>
        <w:r w:rsidR="00E70062" w:rsidDel="00E70062">
          <w:rPr>
            <w:rStyle w:val="CommentReference"/>
          </w:rPr>
          <w:commentReference w:id="326"/>
        </w:r>
        <w:r w:rsidDel="00E70062">
          <w:rPr>
            <w:rFonts w:hint="eastAsia"/>
          </w:rPr>
          <w:delText>should be much larger than the other two eigenvectors, the second factor detects plane or</w:delText>
        </w:r>
      </w:del>
      <w:moveFromRangeStart w:id="327" w:author="Microsoft Office User" w:date="2017-01-23T10:43:00Z" w:name="move472931567"/>
      <w:moveFrom w:id="328" w:author="Microsoft Office User" w:date="2017-01-23T10:43:00Z">
        <w:del w:id="329" w:author="Microsoft Office User" w:date="2017-01-23T10:44:00Z">
          <w:r w:rsidDel="00E70062">
            <w:rPr>
              <w:rFonts w:hint="eastAsia"/>
            </w:rPr>
            <w:delText xml:space="preserve"> </w:delText>
          </w:r>
        </w:del>
        <w:r w:rsidDel="00E70062">
          <w:rPr>
            <w:rFonts w:hint="eastAsia"/>
          </w:rPr>
          <w:t xml:space="preserve">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Del="00E70062">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sidDel="00E70062">
          <w:rPr>
            <w:rFonts w:hint="eastAsia"/>
          </w:rPr>
          <w:t>are significantly different</w:t>
        </w:r>
      </w:moveFrom>
      <w:moveFromRangeEnd w:id="327"/>
      <w:ins w:id="330" w:author="Microsoft Office User" w:date="2017-01-23T10:44:00Z">
        <w:r w:rsidR="00E70062">
          <w:t>S</w:t>
        </w:r>
      </w:ins>
      <w:ins w:id="331" w:author="Microsoft Office User" w:date="2017-01-23T10:45:00Z">
        <w:r w:rsidR="00E70062">
          <w:rPr>
            <w:vertAlign w:val="subscript"/>
          </w:rPr>
          <w:t>wall</w:t>
        </w:r>
      </w:ins>
      <w:ins w:id="332" w:author="Microsoft Office User" w:date="2017-01-23T10:44:00Z">
        <w:r w:rsidR="00E70062">
          <w:t xml:space="preserve"> </w:t>
        </w:r>
      </w:ins>
      <w:del w:id="333" w:author="Microsoft Office User" w:date="2017-01-23T10:44:00Z">
        <w:r w:rsidR="00631C93" w:rsidDel="00E70062">
          <w:rPr>
            <w:rFonts w:hint="eastAsia"/>
          </w:rPr>
          <w:delText>.</w:delText>
        </w:r>
        <w:r w:rsidR="00631C93" w:rsidRPr="00631C93" w:rsidDel="00E70062">
          <w:rPr>
            <w:rFonts w:hint="eastAsia"/>
          </w:rPr>
          <w:delText xml:space="preserve"> </w:delText>
        </w:r>
        <w:r w:rsidR="00631C93" w:rsidDel="00E70062">
          <w:rPr>
            <w:rFonts w:hint="eastAsia"/>
          </w:rPr>
          <w:delText xml:space="preserve">The third factor </w:delText>
        </w:r>
      </w:del>
      <w:r w:rsidR="00631C93">
        <w:rPr>
          <w:rFonts w:hint="eastAsia"/>
        </w:rPr>
        <w:t xml:space="preserve">suppresses signals </w:t>
      </w:r>
      <w:r w:rsidR="002B3E07">
        <w:rPr>
          <w:rFonts w:hint="eastAsia"/>
        </w:rPr>
        <w:t xml:space="preserve">of noise </w:t>
      </w:r>
      <w:ins w:id="334" w:author="Microsoft Office User" w:date="2017-01-23T10:56:00Z">
        <w:r w:rsidR="008D2FD4">
          <w:t>and</w:t>
        </w:r>
      </w:ins>
      <w:del w:id="335" w:author="Microsoft Office User" w:date="2017-01-23T10:56:00Z">
        <w:r w:rsidR="00B50CCD" w:rsidDel="008D2FD4">
          <w:rPr>
            <w:rFonts w:hint="eastAsia"/>
          </w:rPr>
          <w:delText>such as</w:delText>
        </w:r>
      </w:del>
      <w:r w:rsidR="00B50CCD">
        <w:rPr>
          <w:rFonts w:hint="eastAsia"/>
        </w:rPr>
        <w:t xml:space="preserve"> </w:t>
      </w:r>
      <w:ins w:id="336" w:author="Microsoft Office User" w:date="2017-01-23T10:56:00Z">
        <w:r w:rsidR="008D2FD4">
          <w:t>‘</w:t>
        </w:r>
      </w:ins>
      <w:commentRangeStart w:id="337"/>
      <w:r w:rsidR="00B50CCD" w:rsidRPr="008D2FD4">
        <w:rPr>
          <w:rFonts w:hint="eastAsia"/>
          <w:highlight w:val="yellow"/>
          <w:rPrChange w:id="338" w:author="Microsoft Office User" w:date="2017-01-23T10:56:00Z">
            <w:rPr>
              <w:rFonts w:hint="eastAsia"/>
            </w:rPr>
          </w:rPrChange>
        </w:rPr>
        <w:t>blob</w:t>
      </w:r>
      <w:ins w:id="339" w:author="Microsoft Office User" w:date="2017-01-23T10:56:00Z">
        <w:r w:rsidR="008D2FD4" w:rsidRPr="008D2FD4">
          <w:rPr>
            <w:highlight w:val="yellow"/>
            <w:rPrChange w:id="340" w:author="Microsoft Office User" w:date="2017-01-23T10:56:00Z">
              <w:rPr/>
            </w:rPrChange>
          </w:rPr>
          <w:t>’</w:t>
        </w:r>
      </w:ins>
      <w:r w:rsidR="00B50CCD">
        <w:rPr>
          <w:rFonts w:hint="eastAsia"/>
        </w:rPr>
        <w:t>-</w:t>
      </w:r>
      <w:commentRangeEnd w:id="337"/>
      <w:r w:rsidR="008D2FD4">
        <w:rPr>
          <w:rStyle w:val="CommentReference"/>
        </w:rPr>
        <w:commentReference w:id="337"/>
      </w:r>
      <w:r w:rsidR="00B50CCD">
        <w:rPr>
          <w:rFonts w:hint="eastAsia"/>
        </w:rPr>
        <w:t>like structures</w:t>
      </w:r>
      <w:ins w:id="341" w:author="Microsoft Office User" w:date="2017-01-23T10:57:00Z">
        <w:r w:rsidR="008D2FD4">
          <w:t>:</w:t>
        </w:r>
      </w:ins>
      <w:del w:id="342" w:author="Microsoft Office User" w:date="2017-01-23T10:57:00Z">
        <w:r w:rsidR="00631C93" w:rsidDel="008D2FD4">
          <w:rPr>
            <w:rFonts w:hint="eastAsia"/>
          </w:rPr>
          <w:delText xml:space="preserve">, in contrast to plane-like fissures, have relatively large </w:delText>
        </w:r>
        <w:r w:rsidR="00B50CCD" w:rsidDel="008D2FD4">
          <w:rPr>
            <w:rFonts w:hint="eastAsia"/>
          </w:rPr>
          <w:delText xml:space="preserve">three </w:delText>
        </w:r>
        <w:r w:rsidR="00631C93" w:rsidDel="008D2FD4">
          <w:rPr>
            <w:rFonts w:hint="eastAsia"/>
          </w:rPr>
          <w:delText xml:space="preserve">eigenvalues. </w:delText>
        </w:r>
        <w:r w:rsidR="00B50CCD" w:rsidDel="008D2FD4">
          <w:delText>P</w:delText>
        </w:r>
        <w:r w:rsidR="00B50CCD" w:rsidDel="008D2FD4">
          <w:rPr>
            <w:rFonts w:hint="eastAsia"/>
          </w:rPr>
          <w:delText xml:space="preserve"> and w are both</w:delText>
        </w:r>
        <w:r w:rsidR="00631C93" w:rsidDel="008D2FD4">
          <w:rPr>
            <w:rFonts w:hint="eastAsia"/>
          </w:rPr>
          <w:delText xml:space="preserve"> set to 0.5 as thresholding in this study</w:delText>
        </w:r>
        <w:r w:rsidDel="008D2FD4">
          <w:rPr>
            <w:rFonts w:hint="eastAsia"/>
          </w:rPr>
          <w:delText>:</w:delText>
        </w:r>
      </w:del>
    </w:p>
    <w:moveFromRangeStart w:id="343" w:author="Microsoft Office User" w:date="2017-01-23T10:44:00Z" w:name="move472931611"/>
    <w:p w14:paraId="29B8AEB3" w14:textId="502B9F14" w:rsidR="00DE4142" w:rsidDel="00E70062" w:rsidRDefault="0010267B" w:rsidP="008E78BD">
      <w:pPr>
        <w:pPrChange w:id="344" w:author="Microsoft Office User" w:date="2017-01-23T10:56:00Z">
          <w:pPr>
            <w:jc w:val="center"/>
          </w:pPr>
        </w:pPrChange>
      </w:pPr>
      <m:oMath>
        <m:sSub>
          <m:sSubPr>
            <m:ctrlPr>
              <w:del w:id="345" w:author="Microsoft Office User" w:date="2017-01-23T10:56:00Z">
                <w:rPr>
                  <w:rFonts w:ascii="Cambria Math" w:hAnsi="Cambria Math"/>
                </w:rPr>
              </w:del>
            </m:ctrlPr>
          </m:sSubPr>
          <m:e>
            <w:del w:id="346" w:author="Microsoft Office User" w:date="2017-01-23T10:56:00Z">
              <m:r>
                <w:rPr>
                  <w:rFonts w:ascii="Cambria Math" w:hAnsi="Cambria Math"/>
                </w:rPr>
                <m:t>S</m:t>
              </m:r>
            </w:del>
          </m:e>
          <m:sub>
            <w:del w:id="347" w:author="Microsoft Office User" w:date="2017-01-23T10:56:00Z">
              <m:r>
                <w:rPr>
                  <w:rFonts w:ascii="Cambria Math" w:hAnsi="Cambria Math"/>
                </w:rPr>
                <m:t>plane</m:t>
              </m:r>
            </w:del>
          </m:sub>
        </m:sSub>
        <w:del w:id="348" w:author="Microsoft Office User" w:date="2017-01-23T10:56:00Z">
          <m:r>
            <w:rPr>
              <w:rFonts w:ascii="Cambria Math" w:hAnsi="Cambria Math"/>
            </w:rPr>
            <m:t>=</m:t>
          </m:r>
          <m:r>
            <m:rPr>
              <m:sty m:val="p"/>
            </m:rPr>
            <w:rPr>
              <w:rFonts w:ascii="Cambria Math" w:hAnsi="Cambria Math"/>
            </w:rPr>
            <m:t>exp⁡</m:t>
          </m:r>
          <m:r>
            <w:rPr>
              <w:rFonts w:ascii="Cambria Math" w:hAnsi="Cambria Math"/>
            </w:rPr>
            <m:t>(-</m:t>
          </m:r>
        </w:del>
        <m:f>
          <m:fPr>
            <m:ctrlPr>
              <w:del w:id="349" w:author="Microsoft Office User" w:date="2017-01-23T10:56:00Z">
                <w:rPr>
                  <w:rFonts w:ascii="Cambria Math" w:hAnsi="Cambria Math"/>
                  <w:i/>
                </w:rPr>
              </w:del>
            </m:ctrlPr>
          </m:fPr>
          <m:num>
            <m:sSup>
              <m:sSupPr>
                <m:ctrlPr>
                  <w:del w:id="350" w:author="Microsoft Office User" w:date="2017-01-23T10:56:00Z">
                    <w:rPr>
                      <w:rFonts w:ascii="Cambria Math" w:hAnsi="Cambria Math"/>
                      <w:i/>
                    </w:rPr>
                  </w:del>
                </m:ctrlPr>
              </m:sSupPr>
              <m:e>
                <m:sSub>
                  <m:sSubPr>
                    <m:ctrlPr>
                      <w:del w:id="351" w:author="Microsoft Office User" w:date="2017-01-23T10:56:00Z">
                        <w:rPr>
                          <w:rFonts w:ascii="Cambria Math" w:hAnsi="Cambria Math"/>
                          <w:i/>
                        </w:rPr>
                      </w:del>
                    </m:ctrlPr>
                  </m:sSubPr>
                  <m:e>
                    <w:del w:id="352" w:author="Microsoft Office User" w:date="2017-01-23T10:56:00Z">
                      <m:r>
                        <w:rPr>
                          <w:rFonts w:ascii="Cambria Math" w:hAnsi="Cambria Math"/>
                        </w:rPr>
                        <m:t>S</m:t>
                      </m:r>
                    </w:del>
                  </m:e>
                  <m:sub>
                    <w:del w:id="353" w:author="Microsoft Office User" w:date="2017-01-23T10:56:00Z">
                      <m:r>
                        <w:rPr>
                          <w:rFonts w:ascii="Cambria Math" w:hAnsi="Cambria Math"/>
                        </w:rPr>
                        <m:t>plane</m:t>
                      </m:r>
                    </w:del>
                  </m:sub>
                </m:sSub>
              </m:e>
              <m:sup>
                <w:del w:id="354" w:author="Microsoft Office User" w:date="2017-01-23T10:56:00Z">
                  <m:r>
                    <w:rPr>
                      <w:rFonts w:ascii="Cambria Math" w:hAnsi="Cambria Math"/>
                    </w:rPr>
                    <m:t>2</m:t>
                  </m:r>
                </w:del>
              </m:sup>
            </m:sSup>
          </m:num>
          <m:den>
            <w:del w:id="355" w:author="Microsoft Office User" w:date="2017-01-23T10:56:00Z">
              <m:r>
                <w:rPr>
                  <w:rFonts w:ascii="Cambria Math" w:hAnsi="Cambria Math"/>
                </w:rPr>
                <m:t>2</m:t>
              </m:r>
            </w:del>
            <m:sSup>
              <m:sSupPr>
                <m:ctrlPr>
                  <w:del w:id="356" w:author="Microsoft Office User" w:date="2017-01-23T10:56:00Z">
                    <w:rPr>
                      <w:rFonts w:ascii="Cambria Math" w:hAnsi="Cambria Math"/>
                      <w:i/>
                    </w:rPr>
                  </w:del>
                </m:ctrlPr>
              </m:sSupPr>
              <m:e>
                <w:del w:id="357" w:author="Microsoft Office User" w:date="2017-01-23T10:56:00Z">
                  <m:r>
                    <w:rPr>
                      <w:rFonts w:ascii="Cambria Math" w:hAnsi="Cambria Math"/>
                    </w:rPr>
                    <m:t>p</m:t>
                  </m:r>
                </w:del>
              </m:e>
              <m:sup>
                <w:del w:id="358" w:author="Microsoft Office User" w:date="2017-01-23T10:56:00Z">
                  <m:r>
                    <w:rPr>
                      <w:rFonts w:ascii="Cambria Math" w:hAnsi="Cambria Math"/>
                    </w:rPr>
                    <m:t>2</m:t>
                  </m:r>
                </w:del>
              </m:sup>
            </m:sSup>
          </m:den>
        </m:f>
        <w:del w:id="359" w:author="Microsoft Office User" w:date="2017-01-23T10:56:00Z">
          <m:r>
            <w:rPr>
              <w:rFonts w:ascii="Cambria Math" w:hAnsi="Cambria Math"/>
            </w:rPr>
            <m:t>)</m:t>
          </m:r>
        </w:del>
      </m:oMath>
      <w:moveFrom w:id="360" w:author="Microsoft Office User" w:date="2017-01-23T10:44:00Z">
        <w:r w:rsidR="00DE4142" w:rsidDel="00E7006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DE4142" w:rsidDel="00E70062">
          <w:rPr>
            <w:rFonts w:hint="eastAsia"/>
          </w:rPr>
          <w:t xml:space="preserve"> </w:t>
        </w:r>
      </w:moveFrom>
    </w:p>
    <w:moveFromRangeEnd w:id="343"/>
    <w:p w14:paraId="2D12D0CF" w14:textId="77777777" w:rsidR="00DE4142" w:rsidRDefault="0010267B" w:rsidP="004B6080">
      <w:pPr>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noise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noise</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2</m:t>
                </m:r>
              </m:sup>
            </m:sSubSup>
          </m:e>
        </m:rad>
      </m:oMath>
    </w:p>
    <w:p w14:paraId="45E16F7D" w14:textId="394B6040" w:rsidR="008531C1" w:rsidRDefault="008531C1" w:rsidP="00DE4142">
      <w:pPr>
        <w:rPr>
          <w:ins w:id="361" w:author="Microsoft Office User" w:date="2017-01-23T12:02:00Z"/>
        </w:rPr>
      </w:pPr>
      <w:r>
        <w:rPr>
          <w:rFonts w:hint="eastAsia"/>
        </w:rPr>
        <w:t xml:space="preserve">S </w:t>
      </w:r>
      <w:ins w:id="362" w:author="Microsoft Office User" w:date="2017-01-23T10:57:00Z">
        <w:r w:rsidR="006B0D45">
          <w:t xml:space="preserve">then </w:t>
        </w:r>
      </w:ins>
      <w:r>
        <w:rPr>
          <w:rFonts w:hint="eastAsia"/>
        </w:rPr>
        <w:t>gi</w:t>
      </w:r>
      <w:r w:rsidR="00960CD4">
        <w:rPr>
          <w:rFonts w:hint="eastAsia"/>
        </w:rPr>
        <w:t xml:space="preserve">ves a high response to </w:t>
      </w:r>
      <w:ins w:id="363" w:author="Microsoft Office User" w:date="2017-01-23T10:57:00Z">
        <w:r w:rsidR="006B0D45">
          <w:t xml:space="preserve">local </w:t>
        </w:r>
      </w:ins>
      <w:del w:id="364" w:author="Microsoft Office User" w:date="2017-01-23T10:57:00Z">
        <w:r w:rsidR="00960CD4" w:rsidDel="006B0D45">
          <w:rPr>
            <w:rFonts w:hint="eastAsia"/>
          </w:rPr>
          <w:delText>the sheet</w:delText>
        </w:r>
      </w:del>
      <w:ins w:id="365" w:author="Microsoft Office User" w:date="2017-01-23T10:57:00Z">
        <w:r w:rsidR="006B0D45">
          <w:t>sheet-like</w:t>
        </w:r>
      </w:ins>
      <w:r w:rsidR="00960CD4">
        <w:rPr>
          <w:rFonts w:hint="eastAsia"/>
        </w:rPr>
        <w:t xml:space="preserve"> </w:t>
      </w:r>
      <w:del w:id="366" w:author="Microsoft Office User" w:date="2017-01-23T10:57:00Z">
        <w:r w:rsidDel="006B0D45">
          <w:rPr>
            <w:rFonts w:hint="eastAsia"/>
          </w:rPr>
          <w:delText>local structures like</w:delText>
        </w:r>
      </w:del>
      <w:ins w:id="367" w:author="Microsoft Office User" w:date="2017-01-23T10:57:00Z">
        <w:r w:rsidR="006B0D45">
          <w:t>structures such as</w:t>
        </w:r>
      </w:ins>
      <w:r>
        <w:rPr>
          <w:rFonts w:hint="eastAsia"/>
        </w:rPr>
        <w:t xml:space="preserve"> fissures and suppresses </w:t>
      </w:r>
      <w:del w:id="368" w:author="Microsoft Office User" w:date="2017-01-23T10:58:00Z">
        <w:r w:rsidDel="006B0D45">
          <w:rPr>
            <w:rFonts w:hint="eastAsia"/>
          </w:rPr>
          <w:delText xml:space="preserve">all the other structures with low </w:delText>
        </w:r>
        <w:r w:rsidR="00960CD4" w:rsidDel="006B0D45">
          <w:rPr>
            <w:rFonts w:hint="eastAsia"/>
          </w:rPr>
          <w:delText>values</w:delText>
        </w:r>
      </w:del>
      <w:ins w:id="369" w:author="Microsoft Office User" w:date="2017-01-23T10:58:00Z">
        <w:r w:rsidR="006B0D45">
          <w:t>other pulmonary structures</w:t>
        </w:r>
      </w:ins>
      <w:r>
        <w:rPr>
          <w:rFonts w:hint="eastAsia"/>
        </w:rPr>
        <w:t xml:space="preserve">. </w:t>
      </w:r>
      <w:del w:id="370" w:author="Microsoft Office User" w:date="2017-01-23T10:58:00Z">
        <w:r w:rsidDel="00F55CEA">
          <w:rPr>
            <w:rFonts w:hint="eastAsia"/>
          </w:rPr>
          <w:delText>The result of an</w:delText>
        </w:r>
      </w:del>
      <w:ins w:id="371" w:author="Microsoft Office User" w:date="2017-01-23T10:58:00Z">
        <w:r w:rsidR="00F55CEA">
          <w:t>An</w:t>
        </w:r>
      </w:ins>
      <w:r>
        <w:rPr>
          <w:rFonts w:hint="eastAsia"/>
        </w:rPr>
        <w:t xml:space="preserve"> example of</w:t>
      </w:r>
      <w:ins w:id="372" w:author="Microsoft Office User" w:date="2017-01-23T10:58:00Z">
        <w:r w:rsidR="00F55CEA">
          <w:t xml:space="preserve"> a</w:t>
        </w:r>
      </w:ins>
      <w:r>
        <w:rPr>
          <w:rFonts w:hint="eastAsia"/>
        </w:rPr>
        <w:t xml:space="preserve"> fissure enhancement filter</w:t>
      </w:r>
      <w:ins w:id="373" w:author="Microsoft Office User" w:date="2017-01-23T10:58:00Z">
        <w:r w:rsidR="00F55CEA">
          <w:t xml:space="preserve"> applied in an individual is </w:t>
        </w:r>
      </w:ins>
      <w:ins w:id="374" w:author="Microsoft Office User" w:date="2017-01-23T10:59:00Z">
        <w:r w:rsidR="00CD3E29">
          <w:t>shown</w:t>
        </w:r>
      </w:ins>
      <w:del w:id="375" w:author="Microsoft Office User" w:date="2017-01-23T10:59:00Z">
        <w:r w:rsidDel="00CD3E29">
          <w:rPr>
            <w:rFonts w:hint="eastAsia"/>
          </w:rPr>
          <w:delText xml:space="preserve"> can be seen</w:delText>
        </w:r>
      </w:del>
      <w:r>
        <w:rPr>
          <w:rFonts w:hint="eastAsia"/>
        </w:rPr>
        <w:t xml:space="preserve"> in Fig</w:t>
      </w:r>
      <w:r w:rsidR="00960CD4">
        <w:rPr>
          <w:rFonts w:hint="eastAsia"/>
        </w:rPr>
        <w:t xml:space="preserve"> 4(a)</w:t>
      </w:r>
      <w:r>
        <w:rPr>
          <w:rFonts w:hint="eastAsia"/>
        </w:rPr>
        <w:t>.</w:t>
      </w:r>
    </w:p>
    <w:p w14:paraId="5242CCFF" w14:textId="77777777" w:rsidR="00456436" w:rsidRDefault="00456436" w:rsidP="00DE4142"/>
    <w:p w14:paraId="186B69BA" w14:textId="77777777" w:rsidR="00867305" w:rsidRDefault="001C5B7C" w:rsidP="00DE4142">
      <w:pPr>
        <w:rPr>
          <w:ins w:id="376" w:author="Microsoft Office User" w:date="2017-01-23T12:05:00Z"/>
        </w:rPr>
      </w:pPr>
      <w:r>
        <w:rPr>
          <w:rFonts w:hint="eastAsia"/>
        </w:rPr>
        <w:t>Blood vessel</w:t>
      </w:r>
      <w:ins w:id="377" w:author="Microsoft Office User" w:date="2017-01-23T12:02:00Z">
        <w:r w:rsidR="00456436">
          <w:t xml:space="preserve">s, which </w:t>
        </w:r>
      </w:ins>
      <w:ins w:id="378" w:author="Microsoft Office User" w:date="2017-01-23T12:03:00Z">
        <w:r w:rsidR="006D6ADD">
          <w:t>appear as similar structures locally to fissures are</w:t>
        </w:r>
      </w:ins>
      <w:del w:id="379" w:author="Microsoft Office User" w:date="2017-01-23T12:03:00Z">
        <w:r w:rsidDel="006D6ADD">
          <w:rPr>
            <w:rFonts w:hint="eastAsia"/>
          </w:rPr>
          <w:delText xml:space="preserve"> points should be</w:delText>
        </w:r>
      </w:del>
      <w:r>
        <w:rPr>
          <w:rFonts w:hint="eastAsia"/>
        </w:rPr>
        <w:t xml:space="preserve"> removed from the fissure </w:t>
      </w:r>
      <w:r>
        <w:rPr>
          <w:rFonts w:hint="eastAsia"/>
        </w:rPr>
        <w:lastRenderedPageBreak/>
        <w:t>enhanced result</w:t>
      </w:r>
      <w:del w:id="380" w:author="Microsoft Office User" w:date="2017-01-23T12:03:00Z">
        <w:r w:rsidDel="006D6ADD">
          <w:rPr>
            <w:rFonts w:hint="eastAsia"/>
          </w:rPr>
          <w:delText xml:space="preserve">. The segmentation of vessels is </w:delText>
        </w:r>
        <w:r w:rsidR="00A742F9" w:rsidDel="006D6ADD">
          <w:rPr>
            <w:rFonts w:hint="eastAsia"/>
          </w:rPr>
          <w:delText>achieved</w:delText>
        </w:r>
        <w:r w:rsidDel="006D6ADD">
          <w:rPr>
            <w:rFonts w:hint="eastAsia"/>
          </w:rPr>
          <w:delText xml:space="preserve"> </w:delText>
        </w:r>
        <w:r w:rsidR="00A742F9" w:rsidDel="006D6ADD">
          <w:rPr>
            <w:rFonts w:hint="eastAsia"/>
          </w:rPr>
          <w:delText>using a classical</w:delText>
        </w:r>
        <w:r w:rsidDel="006D6ADD">
          <w:rPr>
            <w:rFonts w:hint="eastAsia"/>
          </w:rPr>
          <w:delText xml:space="preserve"> vessel se</w:delText>
        </w:r>
        <w:r w:rsidR="00CE6538" w:rsidDel="006D6ADD">
          <w:rPr>
            <w:rFonts w:hint="eastAsia"/>
          </w:rPr>
          <w:delText>gmentation metho</w:delText>
        </w:r>
      </w:del>
      <w:ins w:id="381" w:author="Microsoft Office User" w:date="2017-01-23T12:03:00Z">
        <w:r w:rsidR="006D6ADD">
          <w:t xml:space="preserve"> </w:t>
        </w:r>
      </w:ins>
      <w:del w:id="382" w:author="Microsoft Office User" w:date="2017-01-23T12:03:00Z">
        <w:r w:rsidR="00CE6538" w:rsidDel="006D6ADD">
          <w:rPr>
            <w:rFonts w:hint="eastAsia"/>
          </w:rPr>
          <w:delText>d</w:delText>
        </w:r>
      </w:del>
      <w:ins w:id="383" w:author="Microsoft Office User" w:date="2017-01-23T12:03:00Z">
        <w:r w:rsidR="006D6ADD">
          <w:t>using prevousy described methods</w:t>
        </w:r>
      </w:ins>
      <w:r w:rsidR="00A742F9">
        <w:rPr>
          <w:rFonts w:hint="eastAsia"/>
        </w:rPr>
        <w:t xml:space="preserve"> (</w:t>
      </w:r>
      <w:r w:rsidR="00A742F9">
        <w:rPr>
          <w:szCs w:val="22"/>
        </w:rPr>
        <w:t>Frangi et al 1998</w:t>
      </w:r>
      <w:r w:rsidR="00A742F9">
        <w:rPr>
          <w:rFonts w:hint="eastAsia"/>
        </w:rPr>
        <w:t>)</w:t>
      </w:r>
      <w:ins w:id="384" w:author="Microsoft Office User" w:date="2017-01-23T12:04:00Z">
        <w:r w:rsidR="006D6ADD">
          <w:t>, which removes</w:t>
        </w:r>
      </w:ins>
      <w:del w:id="385" w:author="Microsoft Office User" w:date="2017-01-23T12:04:00Z">
        <w:r w:rsidR="00CE6538" w:rsidDel="006D6ADD">
          <w:rPr>
            <w:rFonts w:hint="eastAsia"/>
          </w:rPr>
          <w:delText xml:space="preserve">. It is also depend on a </w:delText>
        </w:r>
        <w:r w:rsidDel="006D6ADD">
          <w:rPr>
            <w:rFonts w:hint="eastAsia"/>
          </w:rPr>
          <w:delText xml:space="preserve">multiple scales (from 0.5mm to </w:delText>
        </w:r>
        <w:r w:rsidR="00CE6538" w:rsidDel="006D6ADD">
          <w:rPr>
            <w:rFonts w:hint="eastAsia"/>
          </w:rPr>
          <w:delText>3</w:delText>
        </w:r>
        <w:r w:rsidDel="006D6ADD">
          <w:rPr>
            <w:rFonts w:hint="eastAsia"/>
          </w:rPr>
          <w:delText xml:space="preserve">.0mm) Hessian-based </w:delText>
        </w:r>
        <w:r w:rsidR="00A742F9" w:rsidDel="006D6ADD">
          <w:rPr>
            <w:rFonts w:hint="eastAsia"/>
          </w:rPr>
          <w:delText>enhanced filter, which</w:delText>
        </w:r>
        <w:r w:rsidR="00CE6538" w:rsidDel="006D6ADD">
          <w:rPr>
            <w:rFonts w:hint="eastAsia"/>
          </w:rPr>
          <w:delText xml:space="preserve"> similar to</w:delText>
        </w:r>
        <w:r w:rsidR="00A742F9" w:rsidDel="006D6ADD">
          <w:rPr>
            <w:rFonts w:hint="eastAsia"/>
          </w:rPr>
          <w:delText xml:space="preserve"> the fissure detection. T</w:delText>
        </w:r>
        <w:r w:rsidR="00CE6538" w:rsidDel="006D6ADD">
          <w:rPr>
            <w:rFonts w:hint="eastAsia"/>
          </w:rPr>
          <w:delText>he main difference is to detect the</w:delText>
        </w:r>
      </w:del>
      <w:r w:rsidR="00CE6538">
        <w:rPr>
          <w:rFonts w:hint="eastAsia"/>
        </w:rPr>
        <w:t xml:space="preserve"> tube</w:t>
      </w:r>
      <w:ins w:id="386" w:author="Microsoft Office User" w:date="2017-01-23T12:04:00Z">
        <w:r w:rsidR="006D6ADD">
          <w:t>-like</w:t>
        </w:r>
      </w:ins>
      <w:r w:rsidR="00CE6538">
        <w:rPr>
          <w:rFonts w:hint="eastAsia"/>
        </w:rPr>
        <w:t xml:space="preserve"> structure</w:t>
      </w:r>
      <w:ins w:id="387" w:author="Microsoft Office User" w:date="2017-01-23T12:04:00Z">
        <w:r w:rsidR="00AF5BBD">
          <w:t>s</w:t>
        </w:r>
      </w:ins>
      <w:r w:rsidR="00CE6538">
        <w:rPr>
          <w:rFonts w:hint="eastAsia"/>
        </w:rPr>
        <w:t xml:space="preserve"> </w:t>
      </w:r>
      <w:ins w:id="388" w:author="Microsoft Office User" w:date="2017-01-23T12:05:00Z">
        <w:r w:rsidR="00867305">
          <w:t xml:space="preserve">with </w:t>
        </w:r>
      </w:ins>
      <w:del w:id="389" w:author="Microsoft Office User" w:date="2017-01-23T12:05:00Z">
        <w:r w:rsidR="00CE6538" w:rsidDel="00867305">
          <w:rPr>
            <w:rFonts w:hint="eastAsia"/>
          </w:rPr>
          <w:delText xml:space="preserve">like vessels, the relationship of Hessian eigenvalues </w:delTex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CE6538" w:rsidDel="00867305">
          <w:rPr>
            <w:rFonts w:hint="eastAsia"/>
          </w:rPr>
          <w:delText xml:space="preserve">, </w:delTex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CE6538" w:rsidDel="00867305">
          <w:rPr>
            <w:rFonts w:hint="eastAsia"/>
          </w:rPr>
          <w:delText xml:space="preserve">, </w:delTex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CE6538" w:rsidDel="00867305">
          <w:rPr>
            <w:rFonts w:hint="eastAsia"/>
          </w:rPr>
          <w:delText xml:space="preserve"> should be defined as  </w:delText>
        </w:r>
      </w:del>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≈0</m:t>
        </m:r>
      </m:oMath>
      <w:r w:rsidR="00CE6538">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rsidR="00CE6538">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del w:id="390" w:author="Microsoft Office User" w:date="2017-01-23T12:05:00Z">
        <w:r w:rsidR="00CE6538" w:rsidDel="00867305">
          <w:rPr>
            <w:rFonts w:hint="eastAsia"/>
          </w:rPr>
          <w:delText>.</w:delText>
        </w:r>
      </w:del>
      <w:r w:rsidR="0048682E">
        <w:rPr>
          <w:rFonts w:hint="eastAsia"/>
        </w:rPr>
        <w:t xml:space="preserve"> </w:t>
      </w:r>
      <w:ins w:id="391" w:author="Microsoft Office User" w:date="2017-01-23T12:05:00Z">
        <w:r w:rsidR="00867305">
          <w:t>(</w:t>
        </w:r>
      </w:ins>
      <w:r w:rsidR="0048682E">
        <w:rPr>
          <w:rFonts w:hint="eastAsia"/>
        </w:rPr>
        <w:t>Fig</w:t>
      </w:r>
      <w:r w:rsidR="00A742F9">
        <w:rPr>
          <w:rFonts w:hint="eastAsia"/>
        </w:rPr>
        <w:t xml:space="preserve"> 4(b)</w:t>
      </w:r>
      <w:ins w:id="392" w:author="Microsoft Office User" w:date="2017-01-23T12:05:00Z">
        <w:r w:rsidR="00867305">
          <w:t>).</w:t>
        </w:r>
      </w:ins>
    </w:p>
    <w:p w14:paraId="747EE387" w14:textId="6BC3B3FF" w:rsidR="001C5B7C" w:rsidRPr="00CE6538" w:rsidRDefault="0048682E" w:rsidP="00DE4142">
      <w:del w:id="393" w:author="Microsoft Office User" w:date="2017-01-23T12:05:00Z">
        <w:r w:rsidDel="00867305">
          <w:rPr>
            <w:rFonts w:hint="eastAsia"/>
          </w:rPr>
          <w:delText xml:space="preserve"> shows the result after eliminating the vessel </w:delText>
        </w:r>
        <w:r w:rsidR="003E045F" w:rsidDel="00867305">
          <w:rPr>
            <w:rFonts w:hint="eastAsia"/>
          </w:rPr>
          <w:delText>voxels</w:delText>
        </w:r>
        <w:r w:rsidDel="00867305">
          <w:rPr>
            <w:rFonts w:hint="eastAsia"/>
          </w:rPr>
          <w:delText>.</w:delText>
        </w:r>
      </w:del>
    </w:p>
    <w:p w14:paraId="42EB9912" w14:textId="7C019D24" w:rsidR="00DE4142" w:rsidRDefault="00DE4142" w:rsidP="00DE4142">
      <w:pPr>
        <w:rPr>
          <w:ins w:id="394" w:author="Microsoft Office User" w:date="2017-01-23T12:12:00Z"/>
        </w:rPr>
      </w:pPr>
      <w:r>
        <w:rPr>
          <w:rFonts w:hint="eastAsia"/>
        </w:rPr>
        <w:t xml:space="preserve">The </w:t>
      </w:r>
      <w:del w:id="395" w:author="Microsoft Office User" w:date="2017-01-23T12:05:00Z">
        <w:r w:rsidDel="00867305">
          <w:rPr>
            <w:rFonts w:hint="eastAsia"/>
          </w:rPr>
          <w:delText xml:space="preserve">initial </w:delText>
        </w:r>
      </w:del>
      <w:r>
        <w:rPr>
          <w:rFonts w:hint="eastAsia"/>
        </w:rPr>
        <w:t xml:space="preserve">fissure location predicted by </w:t>
      </w:r>
      <w:ins w:id="396" w:author="Microsoft Office User" w:date="2017-01-23T12:05:00Z">
        <w:r w:rsidR="00867305">
          <w:t>the ASM allows definition of a search region for the fissure (Fig. 4(c)</w:t>
        </w:r>
      </w:ins>
      <w:ins w:id="397" w:author="Microsoft Office User" w:date="2017-01-23T12:06:00Z">
        <w:r w:rsidR="00867305">
          <w:t xml:space="preserve">). </w:t>
        </w:r>
      </w:ins>
      <w:del w:id="398" w:author="Microsoft Office User" w:date="2017-01-23T12:05:00Z">
        <w:r w:rsidR="004A1FE0" w:rsidDel="00867305">
          <w:rPr>
            <w:rFonts w:hint="eastAsia"/>
          </w:rPr>
          <w:delText>average</w:delText>
        </w:r>
        <w:r w:rsidDel="00867305">
          <w:rPr>
            <w:rFonts w:hint="eastAsia"/>
          </w:rPr>
          <w:delText xml:space="preserve"> statistical shape model deformation gives us a region of interest (ROI) for</w:delText>
        </w:r>
        <w:r w:rsidR="004A1FE0" w:rsidDel="00867305">
          <w:rPr>
            <w:rFonts w:hint="eastAsia"/>
          </w:rPr>
          <w:delText xml:space="preserve"> an accurate</w:delText>
        </w:r>
        <w:r w:rsidDel="00867305">
          <w:rPr>
            <w:rFonts w:hint="eastAsia"/>
          </w:rPr>
          <w:delText xml:space="preserve"> fissure detection. </w:delText>
        </w:r>
      </w:del>
      <w:del w:id="399" w:author="Microsoft Office User" w:date="2017-01-23T12:06:00Z">
        <w:r w:rsidDel="00867305">
          <w:rPr>
            <w:rFonts w:hint="eastAsia"/>
          </w:rPr>
          <w:delText>The c</w:delText>
        </w:r>
      </w:del>
      <w:ins w:id="400" w:author="Microsoft Office User" w:date="2017-01-23T12:06:00Z">
        <w:r w:rsidR="00867305">
          <w:t>C</w:t>
        </w:r>
      </w:ins>
      <w:r>
        <w:rPr>
          <w:rFonts w:hint="eastAsia"/>
        </w:rPr>
        <w:t xml:space="preserve">andidate points are selected within </w:t>
      </w:r>
      <w:commentRangeStart w:id="401"/>
      <w:r>
        <w:rPr>
          <w:rFonts w:hint="eastAsia"/>
        </w:rPr>
        <w:t>a certain distance</w:t>
      </w:r>
      <w:commentRangeEnd w:id="401"/>
      <w:r w:rsidR="00867305">
        <w:rPr>
          <w:rStyle w:val="CommentReference"/>
        </w:rPr>
        <w:commentReference w:id="401"/>
      </w:r>
      <w:r>
        <w:rPr>
          <w:rFonts w:hint="eastAsia"/>
        </w:rPr>
        <w:t xml:space="preserve"> of the initial fissure approximation</w:t>
      </w:r>
      <w:del w:id="402" w:author="Microsoft Office User" w:date="2017-01-23T12:07:00Z">
        <w:r w:rsidDel="00867305">
          <w:rPr>
            <w:rFonts w:hint="eastAsia"/>
          </w:rPr>
          <w:delText>, see Fig</w:delText>
        </w:r>
        <w:r w:rsidR="004A1FE0" w:rsidDel="00867305">
          <w:rPr>
            <w:rFonts w:hint="eastAsia"/>
          </w:rPr>
          <w:delText xml:space="preserve"> 4(c)</w:delText>
        </w:r>
        <w:r w:rsidDel="00867305">
          <w:rPr>
            <w:rFonts w:hint="eastAsia"/>
          </w:rPr>
          <w:delText>. It can help us remove most of the lung regions</w:delText>
        </w:r>
      </w:del>
      <w:r>
        <w:rPr>
          <w:rFonts w:hint="eastAsia"/>
        </w:rPr>
        <w:t>.</w:t>
      </w:r>
      <w:ins w:id="403" w:author="Microsoft Office User" w:date="2017-01-23T12:07:00Z">
        <w:r w:rsidR="00867305">
          <w:t xml:space="preserve"> </w:t>
        </w:r>
      </w:ins>
      <w:del w:id="404" w:author="Microsoft Office User" w:date="2017-01-23T12:07:00Z">
        <w:r w:rsidDel="00867305">
          <w:rPr>
            <w:rFonts w:hint="eastAsia"/>
          </w:rPr>
          <w:delText xml:space="preserve"> Since there are still some spurious responses such as small</w:delText>
        </w:r>
      </w:del>
      <w:ins w:id="405" w:author="Microsoft Office User" w:date="2017-01-23T12:07:00Z">
        <w:r w:rsidR="00867305">
          <w:t>A</w:t>
        </w:r>
      </w:ins>
      <w:del w:id="406" w:author="Microsoft Office User" w:date="2017-01-23T12:07:00Z">
        <w:r w:rsidDel="00867305">
          <w:rPr>
            <w:rFonts w:hint="eastAsia"/>
          </w:rPr>
          <w:delText xml:space="preserve"> plane-like structures on the result, a</w:delText>
        </w:r>
      </w:del>
      <w:r>
        <w:rPr>
          <w:rFonts w:hint="eastAsia"/>
        </w:rPr>
        <w:t xml:space="preserve"> 2D</w:t>
      </w:r>
      <w:ins w:id="407" w:author="Microsoft Office User" w:date="2017-01-23T12:07:00Z">
        <w:r w:rsidR="00867305">
          <w:t>,</w:t>
        </w:r>
      </w:ins>
      <w:r>
        <w:rPr>
          <w:rFonts w:hint="eastAsia"/>
        </w:rPr>
        <w:t xml:space="preserve"> 4-neighborhood connected </w:t>
      </w:r>
      <w:r>
        <w:t>component</w:t>
      </w:r>
      <w:r>
        <w:rPr>
          <w:rFonts w:hint="eastAsia"/>
        </w:rPr>
        <w:t xml:space="preserve"> filter and a 3D 6-neighborhood vector-based connected component filter are </w:t>
      </w:r>
      <w:r>
        <w:t>employed</w:t>
      </w:r>
      <w:r>
        <w:rPr>
          <w:rFonts w:hint="eastAsia"/>
        </w:rPr>
        <w:t xml:space="preserve"> successively</w:t>
      </w:r>
      <w:r>
        <w:t xml:space="preserve"> to </w:t>
      </w:r>
      <w:r>
        <w:rPr>
          <w:rFonts w:hint="eastAsia"/>
        </w:rPr>
        <w:t xml:space="preserve">eliminate </w:t>
      </w:r>
      <w:del w:id="408" w:author="Microsoft Office User" w:date="2017-01-23T12:08:00Z">
        <w:r w:rsidDel="00867305">
          <w:rPr>
            <w:rFonts w:hint="eastAsia"/>
          </w:rPr>
          <w:delText xml:space="preserve">these </w:delText>
        </w:r>
      </w:del>
      <w:r>
        <w:rPr>
          <w:rFonts w:hint="eastAsia"/>
        </w:rPr>
        <w:t>noise</w:t>
      </w:r>
      <w:ins w:id="409" w:author="Microsoft Office User" w:date="2017-01-23T12:08:00Z">
        <w:r w:rsidR="00867305">
          <w:t xml:space="preserve"> arising from small plane-like structures in this search region (Fig 4(d))</w:t>
        </w:r>
      </w:ins>
      <w:r>
        <w:rPr>
          <w:rFonts w:hint="eastAsia"/>
        </w:rPr>
        <w:t xml:space="preserve">. The vector-based connected component filter </w:t>
      </w:r>
      <w:del w:id="410" w:author="Microsoft Office User" w:date="2017-01-23T12:08:00Z">
        <w:r w:rsidDel="00867305">
          <w:rPr>
            <w:rFonts w:hint="eastAsia"/>
          </w:rPr>
          <w:delText>takes the largest eigenvector of Hessian matrix into consideration, as</w:delText>
        </w:r>
      </w:del>
      <w:ins w:id="411" w:author="Microsoft Office User" w:date="2017-01-23T12:08:00Z">
        <w:r w:rsidR="00867305">
          <w:t>uses</w:t>
        </w:r>
      </w:ins>
      <w:r>
        <w:rPr>
          <w:rFonts w:hint="eastAsia"/>
        </w:rPr>
        <w:t xml:space="preserve"> the </w:t>
      </w:r>
      <w:ins w:id="412" w:author="Microsoft Office User" w:date="2017-01-23T12:09:00Z">
        <w:r w:rsidR="00867305">
          <w:t>inner product of the</w:t>
        </w:r>
      </w:ins>
      <w:ins w:id="413" w:author="Microsoft Office User" w:date="2017-01-23T12:10:00Z">
        <w:r w:rsidR="00867305">
          <w:t xml:space="preserve"> normalised</w:t>
        </w:r>
      </w:ins>
      <w:ins w:id="414" w:author="Microsoft Office User" w:date="2017-01-23T12:09:00Z">
        <w:r w:rsidR="00867305">
          <w:t xml:space="preserve"> </w:t>
        </w:r>
      </w:ins>
      <w:r>
        <w:rPr>
          <w:rFonts w:hint="eastAsia"/>
        </w:rPr>
        <w:t>largest eigenvector</w:t>
      </w:r>
      <w:ins w:id="415" w:author="Microsoft Office User" w:date="2017-01-23T12:08:00Z">
        <w:r w:rsidR="00867305">
          <w:t xml:space="preserve"> of the Hessian matrix</w:t>
        </w:r>
      </w:ins>
      <w:ins w:id="416" w:author="Microsoft Office User" w:date="2017-01-23T12:10:00Z">
        <w:r w:rsidR="00867305">
          <w:t xml:space="preserve"> in adjacent voxels. These largest eigenvector</w:t>
        </w:r>
      </w:ins>
      <w:del w:id="417" w:author="Microsoft Office User" w:date="2017-01-23T12:10:00Z">
        <w:r w:rsidDel="00867305">
          <w:rPr>
            <w:rFonts w:hint="eastAsia"/>
          </w:rPr>
          <w:delText xml:space="preserve"> i</w:delText>
        </w:r>
      </w:del>
      <w:r>
        <w:rPr>
          <w:rFonts w:hint="eastAsia"/>
        </w:rPr>
        <w:t>s</w:t>
      </w:r>
      <w:ins w:id="418" w:author="Microsoft Office User" w:date="2017-01-23T12:11:00Z">
        <w:r w:rsidR="00867305">
          <w:t xml:space="preserve"> are</w:t>
        </w:r>
      </w:ins>
      <w:r>
        <w:rPr>
          <w:rFonts w:hint="eastAsia"/>
        </w:rPr>
        <w:t xml:space="preserve"> perpendicular to the </w:t>
      </w:r>
      <w:ins w:id="419" w:author="Microsoft Office User" w:date="2017-01-23T12:09:00Z">
        <w:r w:rsidR="00867305">
          <w:t xml:space="preserve">fissure </w:t>
        </w:r>
      </w:ins>
      <w:r>
        <w:rPr>
          <w:rFonts w:hint="eastAsia"/>
        </w:rPr>
        <w:t>plane</w:t>
      </w:r>
      <w:ins w:id="420" w:author="Microsoft Office User" w:date="2017-01-23T12:10:00Z">
        <w:r w:rsidR="00867305">
          <w:t xml:space="preserve">, </w:t>
        </w:r>
      </w:ins>
      <w:ins w:id="421" w:author="Microsoft Office User" w:date="2017-01-23T12:11:00Z">
        <w:r w:rsidR="00867305">
          <w:t>and their inner product provides</w:t>
        </w:r>
      </w:ins>
      <w:del w:id="422" w:author="Microsoft Office User" w:date="2017-01-23T12:10:00Z">
        <w:r w:rsidDel="00867305">
          <w:rPr>
            <w:rFonts w:hint="eastAsia"/>
          </w:rPr>
          <w:delText xml:space="preserve"> and it shows the orientation of fissure structure. The inner </w:delText>
        </w:r>
        <w:r w:rsidDel="00867305">
          <w:delText>product</w:delText>
        </w:r>
        <w:r w:rsidDel="00867305">
          <w:rPr>
            <w:rFonts w:hint="eastAsia"/>
          </w:rPr>
          <w:delText xml:space="preserve"> of two adjacent normalized eigenvector is</w:delText>
        </w:r>
      </w:del>
      <w:del w:id="423" w:author="Microsoft Office User" w:date="2017-01-23T12:11:00Z">
        <w:r w:rsidDel="00867305">
          <w:rPr>
            <w:rFonts w:hint="eastAsia"/>
          </w:rPr>
          <w:delText xml:space="preserve"> calculated as</w:delText>
        </w:r>
      </w:del>
      <w:r>
        <w:rPr>
          <w:rFonts w:hint="eastAsia"/>
        </w:rPr>
        <w:t xml:space="preserve"> a </w:t>
      </w:r>
      <w:del w:id="424" w:author="Microsoft Office User" w:date="2017-01-23T12:11:00Z">
        <w:r w:rsidDel="00867305">
          <w:delText>criteri</w:delText>
        </w:r>
      </w:del>
      <w:ins w:id="425" w:author="Microsoft Office User" w:date="2017-01-23T12:11:00Z">
        <w:r w:rsidR="00867305">
          <w:t>criterion for</w:t>
        </w:r>
      </w:ins>
      <w:del w:id="426" w:author="Microsoft Office User" w:date="2017-01-23T12:11:00Z">
        <w:r w:rsidDel="00867305">
          <w:delText>a</w:delText>
        </w:r>
        <w:r w:rsidDel="00867305">
          <w:rPr>
            <w:rFonts w:hint="eastAsia"/>
          </w:rPr>
          <w:delText xml:space="preserve"> of</w:delText>
        </w:r>
      </w:del>
      <w:r>
        <w:rPr>
          <w:rFonts w:hint="eastAsia"/>
        </w:rPr>
        <w:t xml:space="preserve"> component connection</w:t>
      </w:r>
      <w:r w:rsidR="004A1FE0">
        <w:rPr>
          <w:rFonts w:hint="eastAsia"/>
        </w:rPr>
        <w:t xml:space="preserve">. </w:t>
      </w:r>
      <w:del w:id="427" w:author="Microsoft Office User" w:date="2017-01-23T12:11:00Z">
        <w:r w:rsidR="004A1FE0" w:rsidDel="0010267B">
          <w:rPr>
            <w:rFonts w:hint="eastAsia"/>
          </w:rPr>
          <w:delText xml:space="preserve">Considering </w:delText>
        </w:r>
        <w:r w:rsidDel="0010267B">
          <w:rPr>
            <w:rFonts w:hint="eastAsia"/>
          </w:rPr>
          <w:delText xml:space="preserve">the fact that </w:delText>
        </w:r>
      </w:del>
      <w:ins w:id="428" w:author="Microsoft Office User" w:date="2017-01-23T12:11:00Z">
        <w:r w:rsidR="0010267B">
          <w:t xml:space="preserve">As fissure </w:t>
        </w:r>
      </w:ins>
      <w:del w:id="429" w:author="Microsoft Office User" w:date="2017-01-23T12:11:00Z">
        <w:r w:rsidDel="0010267B">
          <w:rPr>
            <w:rFonts w:hint="eastAsia"/>
          </w:rPr>
          <w:delText xml:space="preserve">the </w:delText>
        </w:r>
      </w:del>
      <w:r>
        <w:rPr>
          <w:rFonts w:hint="eastAsia"/>
        </w:rPr>
        <w:t xml:space="preserve">curvature </w:t>
      </w:r>
      <w:r w:rsidR="004A1FE0">
        <w:rPr>
          <w:rFonts w:hint="eastAsia"/>
        </w:rPr>
        <w:t xml:space="preserve">of a fissure is locally low, </w:t>
      </w:r>
      <w:r>
        <w:rPr>
          <w:rFonts w:hint="eastAsia"/>
        </w:rPr>
        <w:t xml:space="preserve">adjacent fissure voxels </w:t>
      </w:r>
      <w:r w:rsidR="004A1FE0">
        <w:rPr>
          <w:rFonts w:hint="eastAsia"/>
        </w:rPr>
        <w:t xml:space="preserve">should </w:t>
      </w:r>
      <w:r>
        <w:rPr>
          <w:rFonts w:hint="eastAsia"/>
        </w:rPr>
        <w:t xml:space="preserve">have similar largest eigenvectors and </w:t>
      </w:r>
      <w:ins w:id="430" w:author="Microsoft Office User" w:date="2017-01-23T12:11:00Z">
        <w:r w:rsidR="0010267B">
          <w:t xml:space="preserve">thus </w:t>
        </w:r>
      </w:ins>
      <w:r>
        <w:rPr>
          <w:rFonts w:hint="eastAsia"/>
        </w:rPr>
        <w:t>large inner product</w:t>
      </w:r>
      <w:ins w:id="431" w:author="Microsoft Office User" w:date="2017-01-23T12:12:00Z">
        <w:r w:rsidR="0010267B">
          <w:t xml:space="preserve"> values</w:t>
        </w:r>
      </w:ins>
      <w:del w:id="432" w:author="Microsoft Office User" w:date="2017-01-23T12:12:00Z">
        <w:r w:rsidDel="0010267B">
          <w:rPr>
            <w:rFonts w:hint="eastAsia"/>
          </w:rPr>
          <w:delText>ion</w:delText>
        </w:r>
      </w:del>
      <w:r>
        <w:rPr>
          <w:rFonts w:hint="eastAsia"/>
        </w:rPr>
        <w:t xml:space="preserve">. </w:t>
      </w:r>
      <w:del w:id="433" w:author="Microsoft Office User" w:date="2017-01-23T12:13:00Z">
        <w:r w:rsidR="004A1FE0" w:rsidDel="00D5199B">
          <w:rPr>
            <w:rFonts w:hint="eastAsia"/>
          </w:rPr>
          <w:delText>With</w:delText>
        </w:r>
      </w:del>
      <w:del w:id="434" w:author="Microsoft Office User" w:date="2017-01-23T12:12:00Z">
        <w:r w:rsidR="004A1FE0" w:rsidDel="0010267B">
          <w:rPr>
            <w:rFonts w:hint="eastAsia"/>
          </w:rPr>
          <w:delText xml:space="preserve"> applying the filters</w:delText>
        </w:r>
        <w:r w:rsidDel="0010267B">
          <w:rPr>
            <w:rFonts w:hint="eastAsia"/>
          </w:rPr>
          <w:delText>, all the small connected components whose volumes lower than a threshold are removed as</w:delText>
        </w:r>
      </w:del>
      <w:del w:id="435" w:author="Microsoft Office User" w:date="2017-01-23T12:13:00Z">
        <w:r w:rsidDel="00D5199B">
          <w:rPr>
            <w:rFonts w:hint="eastAsia"/>
          </w:rPr>
          <w:delText xml:space="preserve"> noise from the 3D image, see Fig</w:delText>
        </w:r>
        <w:r w:rsidR="004A1FE0" w:rsidDel="00D5199B">
          <w:rPr>
            <w:rFonts w:hint="eastAsia"/>
          </w:rPr>
          <w:delText xml:space="preserve"> 4(d)</w:delText>
        </w:r>
        <w:r w:rsidDel="00D5199B">
          <w:rPr>
            <w:rFonts w:hint="eastAsia"/>
          </w:rPr>
          <w:delText>.</w:delText>
        </w:r>
      </w:del>
    </w:p>
    <w:p w14:paraId="54EC5CE5" w14:textId="77777777" w:rsidR="0010267B" w:rsidRDefault="0010267B" w:rsidP="00DE4142"/>
    <w:p w14:paraId="635C1816" w14:textId="64F66BE1" w:rsidR="00DE4142" w:rsidRDefault="00DE4142" w:rsidP="00DE4142">
      <w:r>
        <w:rPr>
          <w:rFonts w:hint="eastAsia"/>
        </w:rPr>
        <w:t xml:space="preserve">The </w:t>
      </w:r>
      <w:r w:rsidR="004A1FE0">
        <w:rPr>
          <w:rFonts w:hint="eastAsia"/>
        </w:rPr>
        <w:t>detected</w:t>
      </w:r>
      <w:r>
        <w:rPr>
          <w:rFonts w:hint="eastAsia"/>
        </w:rPr>
        <w:t xml:space="preserve"> points</w:t>
      </w:r>
      <w:del w:id="436" w:author="Microsoft Office User" w:date="2017-01-23T12:13:00Z">
        <w:r w:rsidDel="00D5199B">
          <w:rPr>
            <w:rFonts w:hint="eastAsia"/>
          </w:rPr>
          <w:delText xml:space="preserve"> detected</w:delText>
        </w:r>
      </w:del>
      <w:r>
        <w:rPr>
          <w:rFonts w:hint="eastAsia"/>
        </w:rPr>
        <w:t xml:space="preserve"> are </w:t>
      </w:r>
      <w:r w:rsidR="004A1FE0">
        <w:rPr>
          <w:rFonts w:hint="eastAsia"/>
        </w:rPr>
        <w:t xml:space="preserve">then </w:t>
      </w:r>
      <w:r>
        <w:rPr>
          <w:rFonts w:hint="eastAsia"/>
        </w:rPr>
        <w:t xml:space="preserve">divided into </w:t>
      </w:r>
      <w:r w:rsidR="004A1FE0">
        <w:rPr>
          <w:rFonts w:hint="eastAsia"/>
        </w:rPr>
        <w:t>a set of small</w:t>
      </w:r>
      <w:r>
        <w:rPr>
          <w:rFonts w:hint="eastAsia"/>
        </w:rPr>
        <w:t xml:space="preserve"> subsections corresponding to different </w:t>
      </w:r>
      <w:commentRangeStart w:id="437"/>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e>
        </m:d>
      </m:oMath>
      <w:r>
        <w:rPr>
          <w:rFonts w:hint="eastAsia"/>
        </w:rPr>
        <w:t xml:space="preserve">. </w:t>
      </w:r>
      <w:commentRangeEnd w:id="437"/>
      <w:r w:rsidR="00D5199B">
        <w:rPr>
          <w:rStyle w:val="CommentReference"/>
        </w:rPr>
        <w:commentReference w:id="437"/>
      </w:r>
      <w:r>
        <w:rPr>
          <w:rFonts w:hint="eastAsia"/>
        </w:rPr>
        <w:t xml:space="preserve">For each subsection, the point of the highest fissure probability (the highest S value) is </w:t>
      </w:r>
      <w:r>
        <w:t xml:space="preserve">selected </w:t>
      </w:r>
      <w:r>
        <w:rPr>
          <w:rFonts w:hint="eastAsia"/>
        </w:rPr>
        <w:t>as the finial candidate fissure point</w:t>
      </w:r>
      <w:r w:rsidR="004A1FE0">
        <w:rPr>
          <w:rFonts w:hint="eastAsia"/>
        </w:rPr>
        <w:t xml:space="preserve"> (</w:t>
      </w:r>
      <w:commentRangeStart w:id="438"/>
      <w:r w:rsidR="004A1FE0">
        <w:rPr>
          <w:rFonts w:hint="eastAsia"/>
        </w:rPr>
        <w:t>Fig 4(e))</w:t>
      </w:r>
      <w:r>
        <w:rPr>
          <w:rFonts w:hint="eastAsia"/>
        </w:rPr>
        <w:t xml:space="preserve">. </w:t>
      </w:r>
      <w:commentRangeEnd w:id="438"/>
      <w:r w:rsidR="00D5199B">
        <w:rPr>
          <w:rStyle w:val="CommentReference"/>
        </w:rPr>
        <w:commentReference w:id="438"/>
      </w:r>
      <w:r w:rsidR="004A1FE0">
        <w:rPr>
          <w:rFonts w:hint="eastAsia"/>
        </w:rPr>
        <w:t>Then a</w:t>
      </w:r>
      <w:r>
        <w:rPr>
          <w:rFonts w:hint="eastAsia"/>
        </w:rPr>
        <w:t xml:space="preserve"> </w:t>
      </w:r>
      <w:r>
        <w:t>continuous</w:t>
      </w:r>
      <w:r>
        <w:rPr>
          <w:rFonts w:hint="eastAsia"/>
        </w:rPr>
        <w:t xml:space="preserve"> smooth fissure surface is generated using a B-spline method with a thin-plane spline and extrapolated to the lung boundaries, see Fig</w:t>
      </w:r>
      <w:r w:rsidR="004A1FE0">
        <w:rPr>
          <w:rFonts w:hint="eastAsia"/>
        </w:rPr>
        <w:t xml:space="preserve"> 4(f)</w:t>
      </w:r>
      <w:r>
        <w:rPr>
          <w:rFonts w:hint="eastAsia"/>
        </w:rPr>
        <w:t>.</w:t>
      </w:r>
    </w:p>
    <w:p w14:paraId="5F14E7F2" w14:textId="77777777" w:rsidR="00E65CF0" w:rsidRDefault="00E65CF0" w:rsidP="00550CA6">
      <w:pPr>
        <w:spacing w:line="100" w:lineRule="exact"/>
      </w:pPr>
    </w:p>
    <w:p w14:paraId="40131498" w14:textId="77777777" w:rsidR="00DE4142" w:rsidRDefault="00DE4142" w:rsidP="00DE4142">
      <w:r w:rsidRPr="009802E1">
        <w:rPr>
          <w:noProof/>
          <w:lang w:eastAsia="en-US"/>
        </w:rPr>
        <w:drawing>
          <wp:inline distT="0" distB="0" distL="0" distR="0" wp14:anchorId="44512B90" wp14:editId="79010B93">
            <wp:extent cx="1709184" cy="1073976"/>
            <wp:effectExtent l="0" t="0" r="5715" b="0"/>
            <wp:docPr id="1026"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osterPIc\MYfilter.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48" t="16104" r="20201" b="17777"/>
                    <a:stretch/>
                  </pic:blipFill>
                  <pic:spPr bwMode="auto">
                    <a:xfrm>
                      <a:off x="0" y="0"/>
                      <a:ext cx="1705715" cy="1071796"/>
                    </a:xfrm>
                    <a:prstGeom prst="rect">
                      <a:avLst/>
                    </a:prstGeom>
                    <a:noFill/>
                    <a:extLst/>
                  </pic:spPr>
                </pic:pic>
              </a:graphicData>
            </a:graphic>
          </wp:inline>
        </w:drawing>
      </w:r>
      <w:r w:rsidR="00E03B77">
        <w:rPr>
          <w:rFonts w:hint="eastAsia"/>
        </w:rPr>
        <w:t xml:space="preserve"> </w:t>
      </w:r>
      <w:r w:rsidRPr="00996548">
        <w:rPr>
          <w:noProof/>
          <w:lang w:eastAsia="en-US"/>
        </w:rPr>
        <w:drawing>
          <wp:inline distT="0" distB="0" distL="0" distR="0" wp14:anchorId="3826058E" wp14:editId="25AFFBDE">
            <wp:extent cx="1676400" cy="1069869"/>
            <wp:effectExtent l="0" t="0" r="0" b="0"/>
            <wp:docPr id="102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posterPIc\MYfilter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207" t="18363" r="22379" b="19500"/>
                    <a:stretch/>
                  </pic:blipFill>
                  <pic:spPr bwMode="auto">
                    <a:xfrm>
                      <a:off x="0" y="0"/>
                      <a:ext cx="1676400" cy="1069869"/>
                    </a:xfrm>
                    <a:prstGeom prst="rect">
                      <a:avLst/>
                    </a:prstGeom>
                    <a:noFill/>
                    <a:extLst/>
                  </pic:spPr>
                </pic:pic>
              </a:graphicData>
            </a:graphic>
          </wp:inline>
        </w:drawing>
      </w:r>
      <w:r>
        <w:rPr>
          <w:rFonts w:hint="eastAsia"/>
        </w:rPr>
        <w:t xml:space="preserve"> </w:t>
      </w:r>
      <w:r w:rsidRPr="00996548">
        <w:rPr>
          <w:noProof/>
          <w:lang w:eastAsia="en-US"/>
        </w:rPr>
        <w:drawing>
          <wp:inline distT="0" distB="0" distL="0" distR="0" wp14:anchorId="6B5E40F9" wp14:editId="19EF7BAF">
            <wp:extent cx="1673525" cy="1069675"/>
            <wp:effectExtent l="0" t="0" r="3175" b="0"/>
            <wp:docPr id="1091"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67" descr="D:\PhD\MedSciConference\poster\posterPIc\MYfilter3_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710" t="6866" r="20441" b="13334"/>
                    <a:stretch/>
                  </pic:blipFill>
                  <pic:spPr bwMode="auto">
                    <a:xfrm>
                      <a:off x="0" y="0"/>
                      <a:ext cx="1686808" cy="1078165"/>
                    </a:xfrm>
                    <a:prstGeom prst="rect">
                      <a:avLst/>
                    </a:prstGeom>
                    <a:noFill/>
                    <a:extLst/>
                  </pic:spPr>
                </pic:pic>
              </a:graphicData>
            </a:graphic>
          </wp:inline>
        </w:drawing>
      </w:r>
    </w:p>
    <w:p w14:paraId="3709D15A" w14:textId="77777777" w:rsidR="00D43C37" w:rsidRDefault="00E03B77" w:rsidP="00E03B77">
      <w:pPr>
        <w:pStyle w:val="ListParagraph"/>
        <w:numPr>
          <w:ilvl w:val="0"/>
          <w:numId w:val="3"/>
        </w:numPr>
        <w:ind w:firstLineChars="0"/>
      </w:pPr>
      <w:r>
        <w:rPr>
          <w:rFonts w:hint="eastAsia"/>
        </w:rPr>
        <w:t xml:space="preserve">                         </w:t>
      </w:r>
      <w:r w:rsidR="00D43C37">
        <w:rPr>
          <w:rFonts w:hint="eastAsia"/>
        </w:rPr>
        <w:t>(b)</w:t>
      </w:r>
      <w:r>
        <w:rPr>
          <w:rFonts w:hint="eastAsia"/>
        </w:rPr>
        <w:t xml:space="preserve">                         </w:t>
      </w:r>
      <w:r w:rsidR="00D43C37">
        <w:rPr>
          <w:rFonts w:hint="eastAsia"/>
        </w:rPr>
        <w:t>(c</w:t>
      </w:r>
      <w:r>
        <w:rPr>
          <w:rFonts w:hint="eastAsia"/>
        </w:rPr>
        <w:t>)</w:t>
      </w:r>
    </w:p>
    <w:p w14:paraId="0EB14423" w14:textId="77777777" w:rsidR="00DE4142" w:rsidRDefault="00DE4142" w:rsidP="00DE4142">
      <w:r w:rsidRPr="00996548">
        <w:rPr>
          <w:noProof/>
          <w:lang w:eastAsia="en-US"/>
        </w:rPr>
        <w:drawing>
          <wp:inline distT="0" distB="0" distL="0" distR="0" wp14:anchorId="1368995B" wp14:editId="2ECFF50D">
            <wp:extent cx="1647645" cy="1069675"/>
            <wp:effectExtent l="0" t="0" r="0" b="0"/>
            <wp:docPr id="1090"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6" descr="D:\PhD\MedSciConference\poster\posterPIc\MYfilter4_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7" t="6881" r="20054" b="13320"/>
                    <a:stretch/>
                  </pic:blipFill>
                  <pic:spPr bwMode="auto">
                    <a:xfrm>
                      <a:off x="0" y="0"/>
                      <a:ext cx="1657391" cy="1076002"/>
                    </a:xfrm>
                    <a:prstGeom prst="rect">
                      <a:avLst/>
                    </a:prstGeom>
                    <a:noFill/>
                    <a:extLst/>
                  </pic:spPr>
                </pic:pic>
              </a:graphicData>
            </a:graphic>
          </wp:inline>
        </w:drawing>
      </w:r>
      <w:r w:rsidR="007A1C0F">
        <w:rPr>
          <w:rFonts w:hint="eastAsia"/>
        </w:rPr>
        <w:t xml:space="preserve"> </w:t>
      </w:r>
      <w:r w:rsidRPr="00996548">
        <w:rPr>
          <w:noProof/>
          <w:lang w:eastAsia="en-US"/>
        </w:rPr>
        <w:drawing>
          <wp:inline distT="0" distB="0" distL="0" distR="0" wp14:anchorId="7AF8C804" wp14:editId="351E288E">
            <wp:extent cx="1679680" cy="1069676"/>
            <wp:effectExtent l="0" t="0" r="0" b="0"/>
            <wp:docPr id="1086" name="Picture 62" descr="D:\PhD\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62" descr="D:\PhD\MedSciConference\poster\posterPIc\MYfilter5_5.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011" t="9785" r="23470" b="17338"/>
                    <a:stretch/>
                  </pic:blipFill>
                  <pic:spPr bwMode="auto">
                    <a:xfrm>
                      <a:off x="0" y="0"/>
                      <a:ext cx="1680946" cy="1070482"/>
                    </a:xfrm>
                    <a:prstGeom prst="rect">
                      <a:avLst/>
                    </a:prstGeom>
                    <a:noFill/>
                    <a:extLst/>
                  </pic:spPr>
                </pic:pic>
              </a:graphicData>
            </a:graphic>
          </wp:inline>
        </w:drawing>
      </w:r>
      <w:r w:rsidR="007A1C0F">
        <w:rPr>
          <w:rFonts w:hint="eastAsia"/>
          <w:noProof/>
        </w:rPr>
        <w:t xml:space="preserve"> </w:t>
      </w:r>
      <w:r w:rsidRPr="00996548">
        <w:rPr>
          <w:noProof/>
          <w:lang w:eastAsia="en-US"/>
        </w:rPr>
        <w:drawing>
          <wp:inline distT="0" distB="0" distL="0" distR="0" wp14:anchorId="6106A707" wp14:editId="57429068">
            <wp:extent cx="1725283" cy="1061049"/>
            <wp:effectExtent l="0" t="0" r="8890" b="6350"/>
            <wp:docPr id="1087"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63" descr="D:\PhD\MedSciConference\poster\posterPIc\MYfilter6_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29" t="6827" r="15287" b="13361"/>
                    <a:stretch/>
                  </pic:blipFill>
                  <pic:spPr bwMode="auto">
                    <a:xfrm>
                      <a:off x="0" y="0"/>
                      <a:ext cx="1725165" cy="1060976"/>
                    </a:xfrm>
                    <a:prstGeom prst="rect">
                      <a:avLst/>
                    </a:prstGeom>
                    <a:noFill/>
                    <a:extLst/>
                  </pic:spPr>
                </pic:pic>
              </a:graphicData>
            </a:graphic>
          </wp:inline>
        </w:drawing>
      </w:r>
    </w:p>
    <w:p w14:paraId="418FAF68" w14:textId="77777777" w:rsidR="00D43C37" w:rsidRDefault="00D43C37" w:rsidP="00E03B77">
      <w:pPr>
        <w:ind w:firstLineChars="600" w:firstLine="1260"/>
      </w:pPr>
      <w:r>
        <w:rPr>
          <w:rFonts w:hint="eastAsia"/>
        </w:rPr>
        <w:t>(d)</w:t>
      </w:r>
      <w:r w:rsidR="00E03B77">
        <w:rPr>
          <w:rFonts w:hint="eastAsia"/>
        </w:rPr>
        <w:t xml:space="preserve">                       </w:t>
      </w:r>
      <w:r>
        <w:rPr>
          <w:rFonts w:hint="eastAsia"/>
        </w:rPr>
        <w:t>(e)</w:t>
      </w:r>
      <w:r w:rsidR="00E03B77">
        <w:rPr>
          <w:rFonts w:hint="eastAsia"/>
        </w:rPr>
        <w:t xml:space="preserve">                        </w:t>
      </w:r>
      <w:r>
        <w:rPr>
          <w:rFonts w:hint="eastAsia"/>
        </w:rPr>
        <w:t>(f)</w:t>
      </w:r>
    </w:p>
    <w:p w14:paraId="40490791" w14:textId="77777777" w:rsidR="00DE4142" w:rsidRPr="00955838" w:rsidRDefault="00216C62" w:rsidP="00550CA6">
      <w:pPr>
        <w:jc w:val="left"/>
      </w:pPr>
      <w:r>
        <w:rPr>
          <w:rFonts w:hint="eastAsia"/>
        </w:rPr>
        <w:t xml:space="preserve">Fig.4. Hessian-based multiscale </w:t>
      </w:r>
      <w:r w:rsidR="00E65CF0">
        <w:rPr>
          <w:rFonts w:hint="eastAsia"/>
        </w:rPr>
        <w:t xml:space="preserve">fissure detection results. (a) Hessian-based fissure enhancement. (b) </w:t>
      </w:r>
      <w:r w:rsidR="007A1C0F">
        <w:rPr>
          <w:rFonts w:hint="eastAsia"/>
        </w:rPr>
        <w:t xml:space="preserve">Remove vessel voxels. (c) </w:t>
      </w:r>
      <w:r w:rsidR="007A1C0F">
        <w:rPr>
          <w:rFonts w:hint="eastAsia"/>
          <w:lang w:val="en-NZ"/>
        </w:rPr>
        <w:t>ROI of fissure locations</w:t>
      </w:r>
      <w:r w:rsidR="007A1C0F">
        <w:rPr>
          <w:lang w:val="en-NZ"/>
        </w:rPr>
        <w:t xml:space="preserve"> based on </w:t>
      </w:r>
      <w:r w:rsidR="007A1C0F">
        <w:rPr>
          <w:rFonts w:hint="eastAsia"/>
          <w:lang w:val="en-NZ"/>
        </w:rPr>
        <w:t xml:space="preserve">SSM </w:t>
      </w:r>
      <w:r w:rsidR="007A1C0F" w:rsidRPr="007A1C0F">
        <w:rPr>
          <w:lang w:val="en-NZ"/>
        </w:rPr>
        <w:t>projection</w:t>
      </w:r>
      <w:r w:rsidR="007A1C0F">
        <w:rPr>
          <w:rFonts w:hint="eastAsia"/>
        </w:rPr>
        <w:t xml:space="preserve">. (d) </w:t>
      </w:r>
      <w:r w:rsidR="007A1C0F" w:rsidRPr="007A1C0F">
        <w:rPr>
          <w:lang w:val="en-NZ"/>
        </w:rPr>
        <w:t>2D and 3D eigenvector based connected component filter</w:t>
      </w:r>
      <w:r w:rsidR="007A1C0F">
        <w:rPr>
          <w:rFonts w:hint="eastAsia"/>
        </w:rPr>
        <w:t xml:space="preserve">. (e) </w:t>
      </w:r>
      <w:r w:rsidR="007A1C0F" w:rsidRPr="007A1C0F">
        <w:rPr>
          <w:lang w:val="en-NZ"/>
        </w:rPr>
        <w:t>Fissure candidate points</w:t>
      </w:r>
      <w:r w:rsidR="007A1C0F">
        <w:rPr>
          <w:rFonts w:hint="eastAsia"/>
          <w:lang w:val="en-NZ"/>
        </w:rPr>
        <w:t xml:space="preserve">. (f) </w:t>
      </w:r>
      <w:r w:rsidR="00955838" w:rsidRPr="00955838">
        <w:rPr>
          <w:lang w:val="en-NZ"/>
        </w:rPr>
        <w:t>B-spline curve fissure surface fitting</w:t>
      </w:r>
      <w:r w:rsidR="00955838">
        <w:rPr>
          <w:rFonts w:hint="eastAsia"/>
        </w:rPr>
        <w:t>.</w:t>
      </w:r>
    </w:p>
    <w:p w14:paraId="4CB416E6" w14:textId="77777777" w:rsidR="00E03B77" w:rsidRDefault="00E03B77" w:rsidP="00550CA6">
      <w:pPr>
        <w:spacing w:line="100" w:lineRule="exact"/>
      </w:pPr>
    </w:p>
    <w:p w14:paraId="33DF4B80" w14:textId="77777777" w:rsidR="00DE4142" w:rsidRDefault="00550CA6" w:rsidP="00DE4142">
      <w:commentRangeStart w:id="439"/>
      <w:r>
        <w:rPr>
          <w:rFonts w:hint="eastAsia"/>
        </w:rPr>
        <w:t xml:space="preserve">2.4 </w:t>
      </w:r>
      <w:r w:rsidR="00DE4142">
        <w:rPr>
          <w:rFonts w:hint="eastAsia"/>
        </w:rPr>
        <w:t>Interactive user control interface</w:t>
      </w:r>
    </w:p>
    <w:p w14:paraId="18602E17" w14:textId="11EF1BF3" w:rsidR="00DE4142" w:rsidRDefault="00D5199B" w:rsidP="00DE4142">
      <w:ins w:id="440" w:author="Microsoft Office User" w:date="2017-01-23T12:14:00Z">
        <w:r>
          <w:t xml:space="preserve">For a successful lobar segmentation </w:t>
        </w:r>
      </w:ins>
      <w:commentRangeStart w:id="441"/>
      <w:del w:id="442" w:author="Microsoft Office User" w:date="2017-01-23T12:18:00Z">
        <w:r w:rsidR="00DE4142" w:rsidDel="00D5199B">
          <w:rPr>
            <w:rFonts w:hint="eastAsia"/>
          </w:rPr>
          <w:delText xml:space="preserve">As we discussed above, </w:delText>
        </w:r>
      </w:del>
      <w:r w:rsidR="00DE4142">
        <w:rPr>
          <w:rFonts w:hint="eastAsia"/>
        </w:rPr>
        <w:t xml:space="preserve">a series of parameter values </w:t>
      </w:r>
      <w:commentRangeEnd w:id="441"/>
      <w:r>
        <w:rPr>
          <w:rStyle w:val="CommentReference"/>
        </w:rPr>
        <w:commentReference w:id="441"/>
      </w:r>
      <w:r w:rsidR="00DE4142">
        <w:rPr>
          <w:rFonts w:hint="eastAsia"/>
        </w:rPr>
        <w:t>need to be</w:t>
      </w:r>
      <w:ins w:id="443" w:author="Microsoft Office User" w:date="2017-01-23T12:19:00Z">
        <w:r w:rsidR="00027412">
          <w:t xml:space="preserve"> defined. </w:t>
        </w:r>
      </w:ins>
      <w:del w:id="444" w:author="Microsoft Office User" w:date="2017-01-23T12:19:00Z">
        <w:r w:rsidR="00DE4142" w:rsidDel="00027412">
          <w:rPr>
            <w:rFonts w:hint="eastAsia"/>
          </w:rPr>
          <w:delText xml:space="preserve"> chosen correctly to ensure a successful lobar segmentation. </w:delText>
        </w:r>
      </w:del>
      <w:r w:rsidR="00DE4142">
        <w:rPr>
          <w:rFonts w:hint="eastAsia"/>
        </w:rPr>
        <w:t xml:space="preserve">However, one fixed value of parameter is usually not suitable for all the subjects due to a wide variation of lung tissue and fissure appearances across the population. Therefore, a fast and </w:t>
      </w:r>
      <w:r w:rsidR="00DE4142">
        <w:t>convenient</w:t>
      </w:r>
      <w:r w:rsidR="00DE4142">
        <w:rPr>
          <w:rFonts w:hint="eastAsia"/>
        </w:rPr>
        <w:t xml:space="preserve"> interactive </w:t>
      </w:r>
      <w:r w:rsidR="00F05D93">
        <w:rPr>
          <w:rFonts w:hint="eastAsia"/>
        </w:rPr>
        <w:t>way</w:t>
      </w:r>
      <w:r w:rsidR="00DE4142">
        <w:rPr>
          <w:rFonts w:hint="eastAsia"/>
        </w:rPr>
        <w:t xml:space="preserve"> to control the segmentation procedure </w:t>
      </w:r>
      <w:del w:id="445" w:author="Microsoft Office User" w:date="2017-01-23T12:20:00Z">
        <w:r w:rsidR="00DE4142" w:rsidDel="00027412">
          <w:rPr>
            <w:rFonts w:hint="eastAsia"/>
          </w:rPr>
          <w:delText>is reasonable</w:delText>
        </w:r>
        <w:r w:rsidR="00330414" w:rsidRPr="00330414" w:rsidDel="00027412">
          <w:rPr>
            <w:rFonts w:hint="eastAsia"/>
          </w:rPr>
          <w:delText xml:space="preserve"> </w:delText>
        </w:r>
        <w:r w:rsidR="00330414" w:rsidDel="00027412">
          <w:rPr>
            <w:rFonts w:hint="eastAsia"/>
          </w:rPr>
          <w:delText>and acceptable</w:delText>
        </w:r>
      </w:del>
      <w:ins w:id="446" w:author="Microsoft Office User" w:date="2017-01-23T12:20:00Z">
        <w:r w:rsidR="00027412">
          <w:t>may be necessary on a case by case basis</w:t>
        </w:r>
      </w:ins>
      <w:r w:rsidR="00DE4142">
        <w:rPr>
          <w:rFonts w:hint="eastAsia"/>
        </w:rPr>
        <w:t xml:space="preserve">. Based on an open source Pulmonary Toolkit (PTK, </w:t>
      </w:r>
      <w:hyperlink r:id="rId22" w:history="1">
        <w:r w:rsidR="00DE4142" w:rsidRPr="00600143">
          <w:rPr>
            <w:rStyle w:val="Hyperlink"/>
            <w:rFonts w:hint="eastAsia"/>
          </w:rPr>
          <w:t>https://github.com/tomdoel/pulmonarytoolkit</w:t>
        </w:r>
      </w:hyperlink>
      <w:r w:rsidR="00DE4142">
        <w:rPr>
          <w:rFonts w:hint="eastAsia"/>
        </w:rPr>
        <w:t xml:space="preserve">), we developed an improved user-friendly interactive interface to control the segmentation </w:t>
      </w:r>
      <w:r w:rsidR="00F05D93">
        <w:rPr>
          <w:rFonts w:hint="eastAsia"/>
        </w:rPr>
        <w:lastRenderedPageBreak/>
        <w:t>parameters as input</w:t>
      </w:r>
      <w:r w:rsidR="00DE4142">
        <w:rPr>
          <w:rFonts w:hint="eastAsia"/>
        </w:rPr>
        <w:t xml:space="preserve">. By making use of some built-in objects and </w:t>
      </w:r>
      <w:r w:rsidR="00DE4142">
        <w:t>visualization</w:t>
      </w:r>
      <w:r w:rsidR="00DE4142">
        <w:rPr>
          <w:rFonts w:hint="eastAsia"/>
        </w:rPr>
        <w:t xml:space="preserve"> system</w:t>
      </w:r>
      <w:r w:rsidR="00F05D93">
        <w:rPr>
          <w:rFonts w:hint="eastAsia"/>
        </w:rPr>
        <w:t xml:space="preserve"> of PTK, we add our lobar segmentation algorithm into the algorithm package and make </w:t>
      </w:r>
      <w:r w:rsidR="00DE4142">
        <w:rPr>
          <w:rFonts w:hint="eastAsia"/>
        </w:rPr>
        <w:t>parameter control buttons</w:t>
      </w:r>
      <w:r w:rsidR="00F05D93">
        <w:rPr>
          <w:rFonts w:hint="eastAsia"/>
        </w:rPr>
        <w:t xml:space="preserve"> </w:t>
      </w:r>
      <w:r w:rsidR="00F05D93">
        <w:t>available</w:t>
      </w:r>
      <w:r w:rsidR="00F05D93">
        <w:rPr>
          <w:rFonts w:hint="eastAsia"/>
        </w:rPr>
        <w:t xml:space="preserve"> on the interface (Fig 5)</w:t>
      </w:r>
      <w:r w:rsidR="00DE4142">
        <w:rPr>
          <w:rFonts w:hint="eastAsia"/>
        </w:rPr>
        <w:t>.</w:t>
      </w:r>
    </w:p>
    <w:p w14:paraId="3CD4F1DC" w14:textId="77777777" w:rsidR="00AD7C6C" w:rsidRPr="00F05D93" w:rsidRDefault="00AD7C6C" w:rsidP="001C74A1">
      <w:pPr>
        <w:spacing w:line="100" w:lineRule="exact"/>
      </w:pPr>
    </w:p>
    <w:p w14:paraId="504F6607" w14:textId="77777777" w:rsidR="00DE4142" w:rsidRDefault="001C74A1" w:rsidP="00D43C37">
      <w:pPr>
        <w:jc w:val="center"/>
      </w:pPr>
      <w:r w:rsidRPr="00D43C37">
        <w:rPr>
          <w:noProof/>
          <w:lang w:eastAsia="en-US"/>
        </w:rPr>
        <mc:AlternateContent>
          <mc:Choice Requires="wps">
            <w:drawing>
              <wp:anchor distT="0" distB="0" distL="114300" distR="114300" simplePos="0" relativeHeight="251661312" behindDoc="0" locked="0" layoutInCell="1" allowOverlap="1" wp14:anchorId="2FAACFF5" wp14:editId="46F8AC3E">
                <wp:simplePos x="0" y="0"/>
                <wp:positionH relativeFrom="column">
                  <wp:posOffset>771525</wp:posOffset>
                </wp:positionH>
                <wp:positionV relativeFrom="paragraph">
                  <wp:posOffset>88900</wp:posOffset>
                </wp:positionV>
                <wp:extent cx="3355340" cy="352425"/>
                <wp:effectExtent l="0" t="0" r="16510" b="28575"/>
                <wp:wrapNone/>
                <wp:docPr id="44" name="矩形 15"/>
                <wp:cNvGraphicFramePr/>
                <a:graphic xmlns:a="http://schemas.openxmlformats.org/drawingml/2006/main">
                  <a:graphicData uri="http://schemas.microsoft.com/office/word/2010/wordprocessingShape">
                    <wps:wsp>
                      <wps:cNvSpPr/>
                      <wps:spPr>
                        <a:xfrm>
                          <a:off x="0" y="0"/>
                          <a:ext cx="3355340" cy="352425"/>
                        </a:xfrm>
                        <a:prstGeom prst="rect">
                          <a:avLst/>
                        </a:prstGeom>
                        <a:noFill/>
                        <a:ln>
                          <a:solidFill>
                            <a:srgbClr val="FFFF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26" style="position:absolute;left:0;text-align:left;margin-left:60.75pt;margin-top:7pt;width:264.2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" filled="f" strokecolor="yellow" strokeweight="2pt">
                <v:stroke dashstyle="3 1"/>
              </v:rect>
            </w:pict>
          </mc:Fallback>
        </mc:AlternateContent>
      </w:r>
      <w:r w:rsidRPr="00D43C37">
        <w:rPr>
          <w:noProof/>
          <w:lang w:eastAsia="en-US"/>
        </w:rPr>
        <mc:AlternateContent>
          <mc:Choice Requires="wps">
            <w:drawing>
              <wp:anchor distT="0" distB="0" distL="114300" distR="114300" simplePos="0" relativeHeight="251659264" behindDoc="0" locked="0" layoutInCell="1" allowOverlap="1" wp14:anchorId="4CF48FE1" wp14:editId="5D407DE8">
                <wp:simplePos x="0" y="0"/>
                <wp:positionH relativeFrom="column">
                  <wp:posOffset>800100</wp:posOffset>
                </wp:positionH>
                <wp:positionV relativeFrom="paragraph">
                  <wp:posOffset>527050</wp:posOffset>
                </wp:positionV>
                <wp:extent cx="3681095" cy="727710"/>
                <wp:effectExtent l="0" t="0" r="14605" b="15240"/>
                <wp:wrapNone/>
                <wp:docPr id="16" name="矩形 15"/>
                <wp:cNvGraphicFramePr/>
                <a:graphic xmlns:a="http://schemas.openxmlformats.org/drawingml/2006/main">
                  <a:graphicData uri="http://schemas.microsoft.com/office/word/2010/wordprocessingShape">
                    <wps:wsp>
                      <wps:cNvSpPr/>
                      <wps:spPr>
                        <a:xfrm>
                          <a:off x="0" y="0"/>
                          <a:ext cx="3681095" cy="7277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26" style="position:absolute;left:0;text-align:left;margin-left:63pt;margin-top:41.5pt;width:289.85pt;height:5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" filled="f" strokecolor="red" strokeweight="2pt">
                <v:stroke dashstyle="3 1"/>
              </v:rect>
            </w:pict>
          </mc:Fallback>
        </mc:AlternateContent>
      </w:r>
      <w:commentRangeStart w:id="447"/>
      <w:r w:rsidR="00D43C37">
        <w:rPr>
          <w:noProof/>
          <w:lang w:eastAsia="en-US"/>
        </w:rPr>
        <w:drawing>
          <wp:inline distT="0" distB="0" distL="0" distR="0" wp14:anchorId="0E2B1EF3" wp14:editId="274F18CF">
            <wp:extent cx="3828229" cy="1367625"/>
            <wp:effectExtent l="0" t="0" r="1270" b="4445"/>
            <wp:docPr id="13" name="图片 13" descr="D:\PhD\ConferencePaper\MICCAIConference\MICCAIPaperPics\20170113\Screenshot from 2017-01-14 18_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D\ConferencePaper\MICCAIConference\MICCAIPaperPics\20170113\Screenshot from 2017-01-14 18_12_1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62583" t="24274" r="694" b="51001"/>
                    <a:stretch/>
                  </pic:blipFill>
                  <pic:spPr bwMode="auto">
                    <a:xfrm>
                      <a:off x="0" y="0"/>
                      <a:ext cx="3836032" cy="1370413"/>
                    </a:xfrm>
                    <a:prstGeom prst="rect">
                      <a:avLst/>
                    </a:prstGeom>
                    <a:noFill/>
                    <a:ln>
                      <a:noFill/>
                    </a:ln>
                    <a:extLst>
                      <a:ext uri="{53640926-AAD7-44D8-BBD7-CCE9431645EC}">
                        <a14:shadowObscured xmlns:a14="http://schemas.microsoft.com/office/drawing/2010/main"/>
                      </a:ext>
                    </a:extLst>
                  </pic:spPr>
                </pic:pic>
              </a:graphicData>
            </a:graphic>
          </wp:inline>
        </w:drawing>
      </w:r>
      <w:commentRangeEnd w:id="447"/>
      <w:r w:rsidR="00D5199B">
        <w:rPr>
          <w:rStyle w:val="CommentReference"/>
        </w:rPr>
        <w:commentReference w:id="447"/>
      </w:r>
    </w:p>
    <w:p w14:paraId="110A03F8" w14:textId="77777777" w:rsidR="000B1150" w:rsidRDefault="00071E80" w:rsidP="00D43C37">
      <w:pPr>
        <w:jc w:val="center"/>
      </w:pPr>
      <w:r>
        <w:rPr>
          <w:rFonts w:hint="eastAsia"/>
        </w:rPr>
        <w:t>Fig. 5</w:t>
      </w:r>
      <w:r w:rsidR="000B1150">
        <w:rPr>
          <w:rFonts w:hint="eastAsia"/>
        </w:rPr>
        <w:t xml:space="preserve">. </w:t>
      </w:r>
      <w:r w:rsidR="007E44D3">
        <w:rPr>
          <w:rFonts w:hint="eastAsia"/>
        </w:rPr>
        <w:t>User interactive interface</w:t>
      </w:r>
      <w:r w:rsidR="001C74A1">
        <w:rPr>
          <w:rFonts w:hint="eastAsia"/>
        </w:rPr>
        <w:t>. The yellow frame shows the slides for changing search region size of fissure detection, the red frame shows the slides for changing connected component sizes for each filter.</w:t>
      </w:r>
    </w:p>
    <w:commentRangeEnd w:id="439"/>
    <w:p w14:paraId="48470A60" w14:textId="77777777" w:rsidR="00643468" w:rsidRPr="00B30D77" w:rsidRDefault="00027412" w:rsidP="001C74A1">
      <w:pPr>
        <w:spacing w:line="100" w:lineRule="exact"/>
        <w:jc w:val="center"/>
      </w:pPr>
      <w:r>
        <w:rPr>
          <w:rStyle w:val="CommentReference"/>
        </w:rPr>
        <w:commentReference w:id="439"/>
      </w:r>
    </w:p>
    <w:p w14:paraId="6865D113" w14:textId="77777777" w:rsidR="00DE4142" w:rsidRPr="00D065B4" w:rsidRDefault="00DE4142" w:rsidP="00AF1ED7">
      <w:pPr>
        <w:pStyle w:val="ListParagraph"/>
        <w:numPr>
          <w:ilvl w:val="0"/>
          <w:numId w:val="2"/>
        </w:numPr>
        <w:ind w:firstLineChars="0"/>
        <w:rPr>
          <w:b/>
          <w:sz w:val="24"/>
          <w:szCs w:val="24"/>
        </w:rPr>
      </w:pPr>
      <w:r w:rsidRPr="00D065B4">
        <w:rPr>
          <w:rFonts w:hint="eastAsia"/>
          <w:b/>
          <w:sz w:val="24"/>
          <w:szCs w:val="24"/>
        </w:rPr>
        <w:t>Experiment</w:t>
      </w:r>
    </w:p>
    <w:p w14:paraId="2512BBB1" w14:textId="77777777" w:rsidR="00DE4142" w:rsidRDefault="00DE4142" w:rsidP="00DE4142">
      <w:r>
        <w:rPr>
          <w:rFonts w:hint="eastAsia"/>
        </w:rPr>
        <w:t>3.1 Data</w:t>
      </w:r>
    </w:p>
    <w:p w14:paraId="5AB73D75" w14:textId="11B56EEC" w:rsidR="00DE4142" w:rsidRDefault="00DE4142" w:rsidP="00DE4142">
      <w:r>
        <w:rPr>
          <w:rFonts w:hint="eastAsia"/>
        </w:rPr>
        <w:t xml:space="preserve">We tested our automatic lobar segmentation </w:t>
      </w:r>
      <w:r w:rsidR="002B31A4">
        <w:rPr>
          <w:rFonts w:hint="eastAsia"/>
        </w:rPr>
        <w:t>method</w:t>
      </w:r>
      <w:r>
        <w:rPr>
          <w:rFonts w:hint="eastAsia"/>
        </w:rPr>
        <w:t xml:space="preserve"> on two </w:t>
      </w:r>
      <w:del w:id="448" w:author="Microsoft Office User" w:date="2017-01-23T12:21:00Z">
        <w:r w:rsidDel="00573595">
          <w:rPr>
            <w:rFonts w:hint="eastAsia"/>
          </w:rPr>
          <w:delText xml:space="preserve">different kinds of </w:delText>
        </w:r>
      </w:del>
      <w:r>
        <w:rPr>
          <w:rFonts w:hint="eastAsia"/>
        </w:rPr>
        <w:t>datasets : 1) CT images of young normal volunteers taken at different lung volumes and with different thickness</w:t>
      </w:r>
      <w:ins w:id="449" w:author="Microsoft Office User" w:date="2017-01-23T12:22:00Z">
        <w:r w:rsidR="00573595">
          <w:t xml:space="preserve"> </w:t>
        </w:r>
      </w:ins>
      <w:moveToRangeStart w:id="450" w:author="Microsoft Office User" w:date="2017-01-23T12:22:00Z" w:name="move472937462"/>
      <w:moveTo w:id="451" w:author="Microsoft Office User" w:date="2017-01-23T12:22:00Z">
        <w:r w:rsidR="00573595">
          <w:rPr>
            <w:rFonts w:hint="eastAsia"/>
          </w:rPr>
          <w:t xml:space="preserve">2) Clinical CT images of old patients diagnosed with </w:t>
        </w:r>
        <w:r w:rsidR="00573595">
          <w:t>idiopathic</w:t>
        </w:r>
        <w:r w:rsidR="00573595">
          <w:rPr>
            <w:rFonts w:hint="eastAsia"/>
          </w:rPr>
          <w:t xml:space="preserve"> pulmonary fibrosis (IPF) disease.</w:t>
        </w:r>
      </w:moveTo>
      <w:moveToRangeEnd w:id="450"/>
      <w:r>
        <w:rPr>
          <w:rFonts w:hint="eastAsia"/>
        </w:rPr>
        <w:t xml:space="preserve">. </w:t>
      </w:r>
      <w:del w:id="452" w:author="Microsoft Office User" w:date="2017-01-23T12:22:00Z">
        <w:r w:rsidDel="00573595">
          <w:rPr>
            <w:rFonts w:hint="eastAsia"/>
          </w:rPr>
          <w:delText>These normal</w:delText>
        </w:r>
      </w:del>
      <w:ins w:id="453" w:author="Microsoft Office User" w:date="2017-01-23T12:22:00Z">
        <w:r w:rsidR="00573595">
          <w:t>Norma</w:t>
        </w:r>
        <w:r w:rsidR="00490214">
          <w:t>l</w:t>
        </w:r>
      </w:ins>
      <w:r>
        <w:rPr>
          <w:rFonts w:hint="eastAsia"/>
        </w:rPr>
        <w:t xml:space="preserve"> subjects are selected from Human Lung Atlas (HLA) dataset which </w:t>
      </w:r>
      <w:r w:rsidR="002B31A4">
        <w:rPr>
          <w:rFonts w:hint="eastAsia"/>
        </w:rPr>
        <w:t>is</w:t>
      </w:r>
      <w:r>
        <w:rPr>
          <w:rFonts w:hint="eastAsia"/>
        </w:rPr>
        <w:t xml:space="preserve"> approved by the University of Iowa Institutional Review Board and Radiation Safety Committees. The selected subjects are consists of </w:t>
      </w:r>
      <w:r w:rsidR="002B31A4">
        <w:rPr>
          <w:rFonts w:hint="eastAsia"/>
        </w:rPr>
        <w:t>5</w:t>
      </w:r>
      <w:r>
        <w:rPr>
          <w:rFonts w:hint="eastAsia"/>
        </w:rPr>
        <w:t xml:space="preserve"> functional residual capacity (FRC) cases and </w:t>
      </w:r>
      <w:r w:rsidR="002B31A4">
        <w:rPr>
          <w:rFonts w:hint="eastAsia"/>
        </w:rPr>
        <w:t>5</w:t>
      </w:r>
      <w:r>
        <w:rPr>
          <w:rFonts w:hint="eastAsia"/>
        </w:rPr>
        <w:t xml:space="preserve"> total lung capacity (TLC) cases. </w:t>
      </w:r>
      <w:r w:rsidR="002B31A4" w:rsidRPr="00221E24">
        <w:rPr>
          <w:rFonts w:cs="Calibri"/>
        </w:rPr>
        <w:t>Slice thickness was 0.5-</w:t>
      </w:r>
      <w:r w:rsidR="002B31A4">
        <w:rPr>
          <w:rFonts w:cs="Calibri" w:hint="eastAsia"/>
        </w:rPr>
        <w:t>0.7</w:t>
      </w:r>
      <w:r w:rsidR="002B31A4" w:rsidRPr="00221E24">
        <w:rPr>
          <w:rFonts w:cs="Calibri"/>
        </w:rPr>
        <w:t>mm</w:t>
      </w:r>
      <w:r>
        <w:rPr>
          <w:rFonts w:hint="eastAsia"/>
        </w:rPr>
        <w:t xml:space="preserve">. </w:t>
      </w:r>
      <w:moveFromRangeStart w:id="454" w:author="Microsoft Office User" w:date="2017-01-23T12:22:00Z" w:name="move472937462"/>
      <w:moveFrom w:id="455" w:author="Microsoft Office User" w:date="2017-01-23T12:22:00Z">
        <w:r w:rsidDel="00573595">
          <w:rPr>
            <w:rFonts w:hint="eastAsia"/>
          </w:rPr>
          <w:t xml:space="preserve">2) Clinical CT images of old patients diagnosed with </w:t>
        </w:r>
        <w:r w:rsidDel="00573595">
          <w:t>idiopathic</w:t>
        </w:r>
        <w:r w:rsidDel="00573595">
          <w:rPr>
            <w:rFonts w:hint="eastAsia"/>
          </w:rPr>
          <w:t xml:space="preserve"> pulmonary fibrosis (IPF) disease. </w:t>
        </w:r>
      </w:moveFrom>
      <w:moveFromRangeEnd w:id="454"/>
      <w:r>
        <w:rPr>
          <w:rFonts w:hint="eastAsia"/>
        </w:rPr>
        <w:t xml:space="preserve">These diseased subjects are acquired from Auckland District Health Board (ADHB) </w:t>
      </w:r>
      <w:commentRangeStart w:id="456"/>
      <w:r>
        <w:rPr>
          <w:rFonts w:hint="eastAsia"/>
        </w:rPr>
        <w:t xml:space="preserve">under the supervision of Dr. Wilsher, following ethics committee approval </w:t>
      </w:r>
      <w:commentRangeEnd w:id="456"/>
      <w:r w:rsidR="00490214">
        <w:rPr>
          <w:rStyle w:val="CommentReference"/>
        </w:rPr>
        <w:commentReference w:id="456"/>
      </w:r>
      <w:r>
        <w:rPr>
          <w:rFonts w:hint="eastAsia"/>
        </w:rPr>
        <w:t xml:space="preserve">for this study. </w:t>
      </w:r>
      <w:r w:rsidR="002B31A4" w:rsidRPr="00221E24">
        <w:rPr>
          <w:rFonts w:cs="Calibri"/>
        </w:rPr>
        <w:t xml:space="preserve">Slice thickness was </w:t>
      </w:r>
      <w:r w:rsidR="002B31A4">
        <w:rPr>
          <w:rFonts w:cs="Calibri" w:hint="eastAsia"/>
        </w:rPr>
        <w:t>1.25</w:t>
      </w:r>
      <w:r w:rsidR="002B31A4" w:rsidRPr="00221E24">
        <w:rPr>
          <w:rFonts w:cs="Calibri"/>
        </w:rPr>
        <w:t>-</w:t>
      </w:r>
      <w:r w:rsidR="002B31A4">
        <w:rPr>
          <w:rFonts w:cs="Calibri" w:hint="eastAsia"/>
        </w:rPr>
        <w:t>3</w:t>
      </w:r>
      <w:r w:rsidR="002B31A4" w:rsidRPr="00221E24">
        <w:rPr>
          <w:rFonts w:cs="Calibri"/>
        </w:rPr>
        <w:t>mm</w:t>
      </w:r>
      <w:r w:rsidR="00EB1A62">
        <w:rPr>
          <w:rFonts w:hint="eastAsia"/>
        </w:rPr>
        <w:t>.</w:t>
      </w:r>
      <w:r>
        <w:rPr>
          <w:rFonts w:hint="eastAsia"/>
        </w:rPr>
        <w:t xml:space="preserve"> </w:t>
      </w:r>
    </w:p>
    <w:p w14:paraId="42BD8845" w14:textId="77777777" w:rsidR="00DE4142" w:rsidRPr="00F1637E" w:rsidRDefault="00DE4142" w:rsidP="00A03269">
      <w:pPr>
        <w:spacing w:line="100" w:lineRule="exact"/>
      </w:pPr>
    </w:p>
    <w:p w14:paraId="7C21A5F1" w14:textId="77777777" w:rsidR="00DE4142" w:rsidRDefault="00DE4142" w:rsidP="00AF1ED7">
      <w:pPr>
        <w:pStyle w:val="ListParagraph"/>
        <w:numPr>
          <w:ilvl w:val="1"/>
          <w:numId w:val="2"/>
        </w:numPr>
        <w:ind w:firstLineChars="0"/>
      </w:pPr>
      <w:r>
        <w:rPr>
          <w:rFonts w:hint="eastAsia"/>
        </w:rPr>
        <w:t>Result</w:t>
      </w:r>
    </w:p>
    <w:p w14:paraId="31E7F774" w14:textId="79EEAFF3" w:rsidR="00DE4142" w:rsidDel="00C21B12" w:rsidRDefault="00DE4142" w:rsidP="00C21B12">
      <w:pPr>
        <w:rPr>
          <w:del w:id="457" w:author="Microsoft Office User" w:date="2017-01-23T12:26:00Z"/>
        </w:rPr>
        <w:pPrChange w:id="458" w:author="Microsoft Office User" w:date="2017-01-23T12:26:00Z">
          <w:pPr/>
        </w:pPrChange>
      </w:pPr>
      <w:r>
        <w:rPr>
          <w:rFonts w:hint="eastAsia"/>
        </w:rPr>
        <w:t xml:space="preserve">To assess the </w:t>
      </w:r>
      <w:r>
        <w:t>accuracy</w:t>
      </w:r>
      <w:r>
        <w:rPr>
          <w:rFonts w:hint="eastAsia"/>
        </w:rPr>
        <w:t xml:space="preserve"> of the automatic lobar segmentation method in the normal and disease subjects, we compared the automatic segmentation </w:t>
      </w:r>
      <w:r>
        <w:t>results</w:t>
      </w:r>
      <w:r>
        <w:rPr>
          <w:rFonts w:hint="eastAsia"/>
        </w:rPr>
        <w:t xml:space="preserve"> to </w:t>
      </w:r>
      <w:ins w:id="459" w:author="Microsoft Office User" w:date="2017-01-23T12:23:00Z">
        <w:r w:rsidR="00291C19">
          <w:t xml:space="preserve">gold-standard manual segmentations. </w:t>
        </w:r>
      </w:ins>
      <w:del w:id="460" w:author="Microsoft Office User" w:date="2017-01-23T12:23:00Z">
        <w:r w:rsidDel="00291C19">
          <w:rPr>
            <w:rFonts w:hint="eastAsia"/>
          </w:rPr>
          <w:delText>the manual ones with digitiz</w:delText>
        </w:r>
        <w:r w:rsidR="00AF3E40" w:rsidDel="00291C19">
          <w:rPr>
            <w:rFonts w:hint="eastAsia"/>
          </w:rPr>
          <w:delText>ed</w:delText>
        </w:r>
        <w:r w:rsidDel="00291C19">
          <w:rPr>
            <w:rFonts w:hint="eastAsia"/>
          </w:rPr>
          <w:delText xml:space="preserve"> all the three fissures. </w:delText>
        </w:r>
      </w:del>
      <w:ins w:id="461" w:author="Microsoft Office User" w:date="2017-01-23T12:23:00Z">
        <w:r w:rsidR="00C21B12">
          <w:t>Segmentation accuracy was quantitatively evaluated</w:t>
        </w:r>
      </w:ins>
      <w:del w:id="462" w:author="Microsoft Office User" w:date="2017-01-23T12:23:00Z">
        <w:r w:rsidDel="00C21B12">
          <w:rPr>
            <w:rFonts w:hint="eastAsia"/>
          </w:rPr>
          <w:delText xml:space="preserve">The fissure points were </w:delText>
        </w:r>
        <w:r w:rsidR="00AF3E40" w:rsidDel="00C21B12">
          <w:rPr>
            <w:rFonts w:hint="eastAsia"/>
          </w:rPr>
          <w:delText>clicked</w:delText>
        </w:r>
        <w:r w:rsidDel="00C21B12">
          <w:rPr>
            <w:rFonts w:hint="eastAsia"/>
          </w:rPr>
          <w:delText xml:space="preserve"> on 2D cross sections and sagittal slices manually. </w:delText>
        </w:r>
      </w:del>
      <w:del w:id="463" w:author="Microsoft Office User" w:date="2017-01-23T12:24:00Z">
        <w:r w:rsidDel="00C21B12">
          <w:rPr>
            <w:rFonts w:hint="eastAsia"/>
          </w:rPr>
          <w:delText>The quantitative evaluation of the segmentation accuracy was assessed from</w:delText>
        </w:r>
      </w:del>
      <w:ins w:id="464" w:author="Microsoft Office User" w:date="2017-01-23T12:24:00Z">
        <w:r w:rsidR="00C21B12">
          <w:t xml:space="preserve"> by</w:t>
        </w:r>
      </w:ins>
      <w:r>
        <w:rPr>
          <w:rFonts w:hint="eastAsia"/>
        </w:rPr>
        <w:t xml:space="preserve"> computing the mean</w:t>
      </w:r>
      <w:ins w:id="465" w:author="Microsoft Office User" w:date="2017-01-23T12:25:00Z">
        <w:r w:rsidR="00C21B12">
          <w:t xml:space="preserve"> difference</w:t>
        </w:r>
      </w:ins>
      <w:r>
        <w:rPr>
          <w:rFonts w:hint="eastAsia"/>
        </w:rPr>
        <w:t xml:space="preserve"> </w:t>
      </w:r>
      <w:del w:id="466" w:author="Microsoft Office User" w:date="2017-01-23T12:24:00Z">
        <w:r w:rsidDel="00C21B12">
          <w:rPr>
            <w:rFonts w:hint="eastAsia"/>
          </w:rPr>
          <w:delText>difference and the</w:delText>
        </w:r>
      </w:del>
      <w:ins w:id="467" w:author="Microsoft Office User" w:date="2017-01-23T12:24:00Z">
        <w:r w:rsidR="00C21B12">
          <w:t xml:space="preserve">and </w:t>
        </w:r>
      </w:ins>
      <w:r>
        <w:rPr>
          <w:rFonts w:hint="eastAsia"/>
        </w:rPr>
        <w:t xml:space="preserve"> </w:t>
      </w:r>
      <w:del w:id="468" w:author="Microsoft Office User" w:date="2017-01-23T12:25:00Z">
        <w:r w:rsidDel="00C21B12">
          <w:rPr>
            <w:rFonts w:hint="eastAsia"/>
          </w:rPr>
          <w:delText xml:space="preserve">percentile </w:delText>
        </w:r>
      </w:del>
      <w:ins w:id="469" w:author="Microsoft Office User" w:date="2017-01-23T12:25:00Z">
        <w:r w:rsidR="00C21B12">
          <w:rPr>
            <w:rFonts w:hint="eastAsia"/>
          </w:rPr>
          <w:t>percen</w:t>
        </w:r>
        <w:r w:rsidR="00C21B12">
          <w:t>tage of fissure points &lt;3mm</w:t>
        </w:r>
      </w:ins>
      <w:del w:id="470" w:author="Microsoft Office User" w:date="2017-01-23T12:24:00Z">
        <w:r w:rsidDel="00C21B12">
          <w:rPr>
            <w:rFonts w:hint="eastAsia"/>
          </w:rPr>
          <w:delText>measurement</w:delText>
        </w:r>
      </w:del>
      <w:ins w:id="471" w:author="Microsoft Office User" w:date="2017-01-23T12:24:00Z">
        <w:r w:rsidR="00C21B12">
          <w:t xml:space="preserve"> between gold-standard and automatic segmentations</w:t>
        </w:r>
      </w:ins>
      <w:r>
        <w:rPr>
          <w:rFonts w:hint="eastAsia"/>
        </w:rPr>
        <w:t xml:space="preserve">. </w:t>
      </w:r>
      <w:ins w:id="472" w:author="Microsoft Office User" w:date="2017-01-23T12:26:00Z">
        <w:r w:rsidR="00C21B12">
          <w:t xml:space="preserve">The </w:t>
        </w:r>
      </w:ins>
      <w:del w:id="473" w:author="Microsoft Office User" w:date="2017-01-23T12:26:00Z">
        <w:r w:rsidDel="00C21B12">
          <w:rPr>
            <w:rFonts w:hint="eastAsia"/>
          </w:rPr>
          <w:delText>The mean difference is defined as the mean distance between each manual fissure point and its closet voxel in automatic lobar segmentations:</w:delText>
        </w:r>
      </w:del>
    </w:p>
    <w:p w14:paraId="2B0CDC02" w14:textId="07C5B246" w:rsidR="00DE4142" w:rsidRPr="00285771" w:rsidDel="00C21B12" w:rsidRDefault="0010267B" w:rsidP="00C21B12">
      <w:pPr>
        <w:rPr>
          <w:del w:id="474" w:author="Microsoft Office User" w:date="2017-01-23T12:26:00Z"/>
        </w:rPr>
        <w:pPrChange w:id="475" w:author="Microsoft Office User" w:date="2017-01-23T12:26:00Z">
          <w:pPr/>
        </w:pPrChange>
      </w:pPr>
      <m:oMathPara>
        <m:oMath>
          <m:sSubSup>
            <m:sSubSupPr>
              <m:ctrlPr>
                <w:del w:id="476" w:author="Microsoft Office User" w:date="2017-01-23T12:26:00Z">
                  <w:rPr>
                    <w:rFonts w:ascii="Cambria Math" w:hAnsi="Cambria Math"/>
                  </w:rPr>
                </w:del>
              </m:ctrlPr>
            </m:sSubSupPr>
            <m:e>
              <w:del w:id="477" w:author="Microsoft Office User" w:date="2017-01-23T12:26:00Z">
                <m:r>
                  <w:rPr>
                    <w:rFonts w:ascii="Cambria Math" w:hAnsi="Cambria Math"/>
                  </w:rPr>
                  <m:t>d</m:t>
                </m:r>
              </w:del>
            </m:e>
            <m:sub>
              <w:del w:id="478" w:author="Microsoft Office User" w:date="2017-01-23T12:26:00Z">
                <m:r>
                  <w:rPr>
                    <w:rFonts w:ascii="Cambria Math" w:hAnsi="Cambria Math"/>
                  </w:rPr>
                  <m:t>i</m:t>
                </m:r>
              </w:del>
            </m:sub>
            <m:sup>
              <w:del w:id="479" w:author="Microsoft Office User" w:date="2017-01-23T12:26:00Z">
                <m:r>
                  <w:rPr>
                    <w:rFonts w:ascii="Cambria Math" w:hAnsi="Cambria Math"/>
                  </w:rPr>
                  <m:t>min</m:t>
                </m:r>
              </w:del>
            </m:sup>
          </m:sSubSup>
          <w:del w:id="480" w:author="Microsoft Office User" w:date="2017-01-23T12:26:00Z">
            <m:r>
              <w:rPr>
                <w:rFonts w:ascii="Cambria Math" w:hAnsi="Cambria Math"/>
              </w:rPr>
              <m:t>=</m:t>
            </m:r>
          </w:del>
          <m:m>
            <m:mPr>
              <m:mcs>
                <m:mc>
                  <m:mcPr>
                    <m:count m:val="1"/>
                    <m:mcJc m:val="center"/>
                  </m:mcPr>
                </m:mc>
              </m:mcs>
              <m:ctrlPr>
                <w:del w:id="481" w:author="Microsoft Office User" w:date="2017-01-23T12:26:00Z">
                  <w:rPr>
                    <w:rFonts w:ascii="Cambria Math" w:hAnsi="Cambria Math"/>
                    <w:i/>
                  </w:rPr>
                </w:del>
              </m:ctrlPr>
            </m:mPr>
            <m:mr>
              <m:e>
                <w:del w:id="482" w:author="Microsoft Office User" w:date="2017-01-23T12:26:00Z">
                  <m:r>
                    <w:rPr>
                      <w:rFonts w:ascii="Cambria Math" w:hAnsi="Cambria Math"/>
                    </w:rPr>
                    <m:t>min</m:t>
                  </m:r>
                </w:del>
              </m:e>
            </m:mr>
            <m:mr>
              <m:e>
                <w:del w:id="483" w:author="Microsoft Office User" w:date="2017-01-23T12:26:00Z">
                  <m:r>
                    <w:rPr>
                      <w:rFonts w:ascii="Cambria Math" w:hAnsi="Cambria Math"/>
                    </w:rPr>
                    <m:t>j</m:t>
                  </m:r>
                </w:del>
              </m:e>
            </m:mr>
          </m:m>
          <m:d>
            <m:dPr>
              <m:begChr m:val="{"/>
              <m:endChr m:val="}"/>
              <m:ctrlPr>
                <w:del w:id="484" w:author="Microsoft Office User" w:date="2017-01-23T12:26:00Z">
                  <w:rPr>
                    <w:rFonts w:ascii="Cambria Math" w:hAnsi="Cambria Math"/>
                  </w:rPr>
                </w:del>
              </m:ctrlPr>
            </m:dPr>
            <m:e>
              <m:rad>
                <m:radPr>
                  <m:degHide m:val="1"/>
                  <m:ctrlPr>
                    <w:del w:id="485" w:author="Microsoft Office User" w:date="2017-01-23T12:26:00Z">
                      <w:rPr>
                        <w:rFonts w:ascii="Cambria Math" w:hAnsi="Cambria Math"/>
                        <w:i/>
                      </w:rPr>
                    </w:del>
                  </m:ctrlPr>
                </m:radPr>
                <m:deg/>
                <m:e>
                  <m:sSup>
                    <m:sSupPr>
                      <m:ctrlPr>
                        <w:del w:id="486" w:author="Microsoft Office User" w:date="2017-01-23T12:26:00Z">
                          <w:rPr>
                            <w:rFonts w:ascii="Cambria Math" w:hAnsi="Cambria Math"/>
                            <w:i/>
                          </w:rPr>
                        </w:del>
                      </m:ctrlPr>
                    </m:sSupPr>
                    <m:e>
                      <w:del w:id="487" w:author="Microsoft Office User" w:date="2017-01-23T12:26:00Z">
                        <m:r>
                          <w:rPr>
                            <w:rFonts w:ascii="Cambria Math" w:hAnsi="Cambria Math"/>
                          </w:rPr>
                          <m:t>(</m:t>
                        </m:r>
                      </w:del>
                      <m:sSubSup>
                        <m:sSubSupPr>
                          <m:ctrlPr>
                            <w:del w:id="488" w:author="Microsoft Office User" w:date="2017-01-23T12:26:00Z">
                              <w:rPr>
                                <w:rFonts w:ascii="Cambria Math" w:hAnsi="Cambria Math"/>
                                <w:i/>
                              </w:rPr>
                            </w:del>
                          </m:ctrlPr>
                        </m:sSubSupPr>
                        <m:e>
                          <w:del w:id="489" w:author="Microsoft Office User" w:date="2017-01-23T12:26:00Z">
                            <m:r>
                              <w:rPr>
                                <w:rFonts w:ascii="Cambria Math" w:hAnsi="Cambria Math"/>
                              </w:rPr>
                              <m:t>x</m:t>
                            </m:r>
                          </w:del>
                        </m:e>
                        <m:sub>
                          <w:del w:id="490" w:author="Microsoft Office User" w:date="2017-01-23T12:26:00Z">
                            <m:r>
                              <w:rPr>
                                <w:rFonts w:ascii="Cambria Math" w:hAnsi="Cambria Math"/>
                              </w:rPr>
                              <m:t>j</m:t>
                            </m:r>
                          </w:del>
                        </m:sub>
                        <m:sup>
                          <w:del w:id="491" w:author="Microsoft Office User" w:date="2017-01-23T12:26:00Z">
                            <m:r>
                              <w:rPr>
                                <w:rFonts w:ascii="Cambria Math" w:hAnsi="Cambria Math"/>
                              </w:rPr>
                              <m:t>a</m:t>
                            </m:r>
                          </w:del>
                        </m:sup>
                      </m:sSubSup>
                      <w:del w:id="492" w:author="Microsoft Office User" w:date="2017-01-23T12:26:00Z">
                        <m:r>
                          <w:rPr>
                            <w:rFonts w:ascii="Cambria Math" w:hAnsi="Cambria Math"/>
                          </w:rPr>
                          <m:t>-</m:t>
                        </m:r>
                      </w:del>
                      <m:sSubSup>
                        <m:sSubSupPr>
                          <m:ctrlPr>
                            <w:del w:id="493" w:author="Microsoft Office User" w:date="2017-01-23T12:26:00Z">
                              <w:rPr>
                                <w:rFonts w:ascii="Cambria Math" w:hAnsi="Cambria Math"/>
                                <w:i/>
                              </w:rPr>
                            </w:del>
                          </m:ctrlPr>
                        </m:sSubSupPr>
                        <m:e>
                          <w:del w:id="494" w:author="Microsoft Office User" w:date="2017-01-23T12:26:00Z">
                            <m:r>
                              <w:rPr>
                                <w:rFonts w:ascii="Cambria Math" w:hAnsi="Cambria Math"/>
                              </w:rPr>
                              <m:t>x</m:t>
                            </m:r>
                          </w:del>
                        </m:e>
                        <m:sub>
                          <w:del w:id="495" w:author="Microsoft Office User" w:date="2017-01-23T12:26:00Z">
                            <m:r>
                              <w:rPr>
                                <w:rFonts w:ascii="Cambria Math" w:hAnsi="Cambria Math"/>
                              </w:rPr>
                              <m:t>i</m:t>
                            </m:r>
                          </w:del>
                        </m:sub>
                        <m:sup>
                          <w:del w:id="496" w:author="Microsoft Office User" w:date="2017-01-23T12:26:00Z">
                            <m:r>
                              <w:rPr>
                                <w:rFonts w:ascii="Cambria Math" w:hAnsi="Cambria Math"/>
                              </w:rPr>
                              <m:t>m</m:t>
                            </m:r>
                          </w:del>
                        </m:sup>
                      </m:sSubSup>
                      <w:del w:id="497" w:author="Microsoft Office User" w:date="2017-01-23T12:26:00Z">
                        <m:r>
                          <w:rPr>
                            <w:rFonts w:ascii="Cambria Math" w:hAnsi="Cambria Math"/>
                          </w:rPr>
                          <m:t>)</m:t>
                        </m:r>
                      </w:del>
                    </m:e>
                    <m:sup>
                      <w:del w:id="498" w:author="Microsoft Office User" w:date="2017-01-23T12:26:00Z">
                        <m:r>
                          <w:rPr>
                            <w:rFonts w:ascii="Cambria Math" w:hAnsi="Cambria Math"/>
                          </w:rPr>
                          <m:t>2</m:t>
                        </m:r>
                      </w:del>
                    </m:sup>
                  </m:sSup>
                  <w:del w:id="499" w:author="Microsoft Office User" w:date="2017-01-23T12:26:00Z">
                    <m:r>
                      <w:rPr>
                        <w:rFonts w:ascii="Cambria Math" w:hAnsi="Cambria Math" w:hint="eastAsia"/>
                      </w:rPr>
                      <m:t>+</m:t>
                    </m:r>
                  </w:del>
                  <m:sSup>
                    <m:sSupPr>
                      <m:ctrlPr>
                        <w:del w:id="500" w:author="Microsoft Office User" w:date="2017-01-23T12:26:00Z">
                          <w:rPr>
                            <w:rFonts w:ascii="Cambria Math" w:hAnsi="Cambria Math"/>
                            <w:i/>
                          </w:rPr>
                        </w:del>
                      </m:ctrlPr>
                    </m:sSupPr>
                    <m:e>
                      <w:del w:id="501" w:author="Microsoft Office User" w:date="2017-01-23T12:26:00Z">
                        <m:r>
                          <w:rPr>
                            <w:rFonts w:ascii="Cambria Math" w:hAnsi="Cambria Math"/>
                          </w:rPr>
                          <m:t>(</m:t>
                        </m:r>
                      </w:del>
                      <m:sSubSup>
                        <m:sSubSupPr>
                          <m:ctrlPr>
                            <w:del w:id="502" w:author="Microsoft Office User" w:date="2017-01-23T12:26:00Z">
                              <w:rPr>
                                <w:rFonts w:ascii="Cambria Math" w:hAnsi="Cambria Math"/>
                                <w:i/>
                              </w:rPr>
                            </w:del>
                          </m:ctrlPr>
                        </m:sSubSupPr>
                        <m:e>
                          <w:del w:id="503" w:author="Microsoft Office User" w:date="2017-01-23T12:26:00Z">
                            <m:r>
                              <w:rPr>
                                <w:rFonts w:ascii="Cambria Math" w:hAnsi="Cambria Math"/>
                              </w:rPr>
                              <m:t>y</m:t>
                            </m:r>
                          </w:del>
                        </m:e>
                        <m:sub>
                          <w:del w:id="504" w:author="Microsoft Office User" w:date="2017-01-23T12:26:00Z">
                            <m:r>
                              <w:rPr>
                                <w:rFonts w:ascii="Cambria Math" w:hAnsi="Cambria Math"/>
                              </w:rPr>
                              <m:t>j</m:t>
                            </m:r>
                          </w:del>
                        </m:sub>
                        <m:sup>
                          <w:del w:id="505" w:author="Microsoft Office User" w:date="2017-01-23T12:26:00Z">
                            <m:r>
                              <w:rPr>
                                <w:rFonts w:ascii="Cambria Math" w:hAnsi="Cambria Math"/>
                              </w:rPr>
                              <m:t>a</m:t>
                            </m:r>
                          </w:del>
                        </m:sup>
                      </m:sSubSup>
                      <w:del w:id="506" w:author="Microsoft Office User" w:date="2017-01-23T12:26:00Z">
                        <m:r>
                          <w:rPr>
                            <w:rFonts w:ascii="Cambria Math" w:hAnsi="Cambria Math"/>
                          </w:rPr>
                          <m:t>-</m:t>
                        </m:r>
                      </w:del>
                      <m:sSubSup>
                        <m:sSubSupPr>
                          <m:ctrlPr>
                            <w:del w:id="507" w:author="Microsoft Office User" w:date="2017-01-23T12:26:00Z">
                              <w:rPr>
                                <w:rFonts w:ascii="Cambria Math" w:hAnsi="Cambria Math"/>
                                <w:i/>
                              </w:rPr>
                            </w:del>
                          </m:ctrlPr>
                        </m:sSubSupPr>
                        <m:e>
                          <w:del w:id="508" w:author="Microsoft Office User" w:date="2017-01-23T12:26:00Z">
                            <m:r>
                              <w:rPr>
                                <w:rFonts w:ascii="Cambria Math" w:hAnsi="Cambria Math"/>
                              </w:rPr>
                              <m:t>y</m:t>
                            </m:r>
                          </w:del>
                        </m:e>
                        <m:sub>
                          <w:del w:id="509" w:author="Microsoft Office User" w:date="2017-01-23T12:26:00Z">
                            <m:r>
                              <w:rPr>
                                <w:rFonts w:ascii="Cambria Math" w:hAnsi="Cambria Math"/>
                              </w:rPr>
                              <m:t>i</m:t>
                            </m:r>
                          </w:del>
                        </m:sub>
                        <m:sup>
                          <w:del w:id="510" w:author="Microsoft Office User" w:date="2017-01-23T12:26:00Z">
                            <m:r>
                              <w:rPr>
                                <w:rFonts w:ascii="Cambria Math" w:hAnsi="Cambria Math"/>
                              </w:rPr>
                              <m:t>m</m:t>
                            </m:r>
                          </w:del>
                        </m:sup>
                      </m:sSubSup>
                      <w:del w:id="511" w:author="Microsoft Office User" w:date="2017-01-23T12:26:00Z">
                        <m:r>
                          <w:rPr>
                            <w:rFonts w:ascii="Cambria Math" w:hAnsi="Cambria Math"/>
                          </w:rPr>
                          <m:t>)</m:t>
                        </m:r>
                      </w:del>
                    </m:e>
                    <m:sup>
                      <w:del w:id="512" w:author="Microsoft Office User" w:date="2017-01-23T12:26:00Z">
                        <m:r>
                          <w:rPr>
                            <w:rFonts w:ascii="Cambria Math" w:hAnsi="Cambria Math"/>
                          </w:rPr>
                          <m:t>2</m:t>
                        </m:r>
                      </w:del>
                    </m:sup>
                  </m:sSup>
                </m:e>
              </m:rad>
              <w:del w:id="513" w:author="Microsoft Office User" w:date="2017-01-23T12:26:00Z">
                <m:r>
                  <w:rPr>
                    <w:rFonts w:ascii="Cambria Math" w:hAnsi="Cambria Math"/>
                  </w:rPr>
                  <m:t xml:space="preserve"> </m:t>
                </m:r>
              </w:del>
            </m:e>
          </m:d>
        </m:oMath>
      </m:oMathPara>
    </w:p>
    <w:p w14:paraId="2760FB6A" w14:textId="20EFE6A9" w:rsidR="00DE4142" w:rsidDel="00C21B12" w:rsidRDefault="0010267B" w:rsidP="00C21B12">
      <w:pPr>
        <w:rPr>
          <w:del w:id="514" w:author="Microsoft Office User" w:date="2017-01-23T12:26:00Z"/>
        </w:rPr>
        <w:pPrChange w:id="515" w:author="Microsoft Office User" w:date="2017-01-23T12:26:00Z">
          <w:pPr/>
        </w:pPrChange>
      </w:pPr>
      <m:oMathPara>
        <m:oMath>
          <m:sSub>
            <m:sSubPr>
              <m:ctrlPr>
                <w:del w:id="516" w:author="Microsoft Office User" w:date="2017-01-23T12:26:00Z">
                  <w:rPr>
                    <w:rFonts w:ascii="Cambria Math" w:hAnsi="Cambria Math"/>
                  </w:rPr>
                </w:del>
              </m:ctrlPr>
            </m:sSubPr>
            <m:e>
              <w:del w:id="517" w:author="Microsoft Office User" w:date="2017-01-23T12:26:00Z">
                <m:r>
                  <w:rPr>
                    <w:rFonts w:ascii="Cambria Math" w:hAnsi="Cambria Math"/>
                  </w:rPr>
                  <m:t>d</m:t>
                </m:r>
              </w:del>
            </m:e>
            <m:sub>
              <w:del w:id="518" w:author="Microsoft Office User" w:date="2017-01-23T12:26:00Z">
                <m:r>
                  <w:rPr>
                    <w:rFonts w:ascii="Cambria Math" w:hAnsi="Cambria Math"/>
                  </w:rPr>
                  <m:t>mean</m:t>
                </m:r>
              </w:del>
            </m:sub>
          </m:sSub>
          <w:del w:id="519" w:author="Microsoft Office User" w:date="2017-01-23T12:26:00Z">
            <m:r>
              <w:rPr>
                <w:rFonts w:ascii="Cambria Math" w:hAnsi="Cambria Math"/>
              </w:rPr>
              <m:t>=</m:t>
            </m:r>
          </w:del>
          <m:f>
            <m:fPr>
              <m:ctrlPr>
                <w:del w:id="520" w:author="Microsoft Office User" w:date="2017-01-23T12:26:00Z">
                  <w:rPr>
                    <w:rFonts w:ascii="Cambria Math" w:hAnsi="Cambria Math"/>
                    <w:i/>
                  </w:rPr>
                </w:del>
              </m:ctrlPr>
            </m:fPr>
            <m:num>
              <w:del w:id="521" w:author="Microsoft Office User" w:date="2017-01-23T12:26:00Z">
                <m:r>
                  <w:rPr>
                    <w:rFonts w:ascii="Cambria Math" w:hAnsi="Cambria Math"/>
                  </w:rPr>
                  <m:t>(</m:t>
                </m:r>
              </w:del>
              <m:nary>
                <m:naryPr>
                  <m:chr m:val="∑"/>
                  <m:limLoc m:val="subSup"/>
                  <m:ctrlPr>
                    <w:del w:id="522" w:author="Microsoft Office User" w:date="2017-01-23T12:26:00Z">
                      <w:rPr>
                        <w:rFonts w:ascii="Cambria Math" w:hAnsi="Cambria Math"/>
                        <w:i/>
                      </w:rPr>
                    </w:del>
                  </m:ctrlPr>
                </m:naryPr>
                <m:sub>
                  <w:del w:id="523" w:author="Microsoft Office User" w:date="2017-01-23T12:26:00Z">
                    <m:r>
                      <w:rPr>
                        <w:rFonts w:ascii="Cambria Math" w:hAnsi="Cambria Math"/>
                      </w:rPr>
                      <m:t>i=1</m:t>
                    </m:r>
                  </w:del>
                </m:sub>
                <m:sup>
                  <w:del w:id="524" w:author="Microsoft Office User" w:date="2017-01-23T12:26:00Z">
                    <m:r>
                      <w:rPr>
                        <w:rFonts w:ascii="Cambria Math" w:hAnsi="Cambria Math"/>
                      </w:rPr>
                      <m:t>n</m:t>
                    </m:r>
                  </w:del>
                </m:sup>
                <m:e>
                  <m:sSubSup>
                    <m:sSubSupPr>
                      <m:ctrlPr>
                        <w:del w:id="525" w:author="Microsoft Office User" w:date="2017-01-23T12:26:00Z">
                          <w:rPr>
                            <w:rFonts w:ascii="Cambria Math" w:hAnsi="Cambria Math"/>
                            <w:i/>
                          </w:rPr>
                        </w:del>
                      </m:ctrlPr>
                    </m:sSubSupPr>
                    <m:e>
                      <w:del w:id="526" w:author="Microsoft Office User" w:date="2017-01-23T12:26:00Z">
                        <m:r>
                          <w:rPr>
                            <w:rFonts w:ascii="Cambria Math" w:hAnsi="Cambria Math"/>
                          </w:rPr>
                          <m:t>d</m:t>
                        </m:r>
                      </w:del>
                    </m:e>
                    <m:sub>
                      <w:del w:id="527" w:author="Microsoft Office User" w:date="2017-01-23T12:26:00Z">
                        <m:r>
                          <w:rPr>
                            <w:rFonts w:ascii="Cambria Math" w:hAnsi="Cambria Math"/>
                          </w:rPr>
                          <m:t>i</m:t>
                        </m:r>
                      </w:del>
                    </m:sub>
                    <m:sup>
                      <w:del w:id="528" w:author="Microsoft Office User" w:date="2017-01-23T12:26:00Z">
                        <m:r>
                          <w:rPr>
                            <w:rFonts w:ascii="Cambria Math" w:hAnsi="Cambria Math"/>
                          </w:rPr>
                          <m:t>min</m:t>
                        </m:r>
                      </w:del>
                    </m:sup>
                  </m:sSubSup>
                </m:e>
              </m:nary>
              <w:del w:id="529" w:author="Microsoft Office User" w:date="2017-01-23T12:26:00Z">
                <m:r>
                  <w:rPr>
                    <w:rFonts w:ascii="Cambria Math" w:hAnsi="Cambria Math"/>
                  </w:rPr>
                  <m:t>)</m:t>
                </m:r>
              </w:del>
            </m:num>
            <m:den>
              <w:del w:id="530" w:author="Microsoft Office User" w:date="2017-01-23T12:26:00Z">
                <m:r>
                  <w:rPr>
                    <w:rFonts w:ascii="Cambria Math" w:hAnsi="Cambria Math"/>
                  </w:rPr>
                  <m:t>n</m:t>
                </m:r>
              </w:del>
            </m:den>
          </m:f>
        </m:oMath>
      </m:oMathPara>
    </w:p>
    <w:p w14:paraId="4E99DE4F" w14:textId="3A866C54" w:rsidR="001B22DF" w:rsidDel="00C21B12" w:rsidRDefault="00DE4142" w:rsidP="00C21B12">
      <w:pPr>
        <w:rPr>
          <w:del w:id="531" w:author="Microsoft Office User" w:date="2017-01-23T12:26:00Z"/>
        </w:rPr>
        <w:pPrChange w:id="532" w:author="Microsoft Office User" w:date="2017-01-23T12:26:00Z">
          <w:pPr/>
        </w:pPrChange>
      </w:pPr>
      <w:del w:id="533" w:author="Microsoft Office User" w:date="2017-01-23T12:26:00Z">
        <w:r w:rsidDel="00C21B12">
          <w:delText>W</w:delText>
        </w:r>
        <w:r w:rsidDel="00C21B12">
          <w:rPr>
            <w:rFonts w:hint="eastAsia"/>
          </w:rPr>
          <w:delText>here</w:delText>
        </w:r>
        <w:r w:rsidR="00EB5D15" w:rsidDel="00C21B12">
          <w:rPr>
            <w:rFonts w:hint="eastAsia"/>
          </w:rPr>
          <w:delText xml:space="preserve"> </w:delTex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rPr>
            <m:t>)</m:t>
          </m:r>
        </m:oMath>
        <w:r w:rsidR="00EB5D15" w:rsidDel="00C21B12">
          <w:rPr>
            <w:rFonts w:hint="eastAsia"/>
          </w:rPr>
          <w:delText xml:space="preserve"> is the manually-defined contour voxel location and </w:delTex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m:t>
              </m:r>
            </m:sup>
          </m:sSubSup>
          <m: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m:t>
              </m:r>
            </m:sup>
          </m:sSubSup>
          <m:r>
            <w:rPr>
              <w:rFonts w:ascii="Cambria Math" w:hAnsi="Cambria Math"/>
            </w:rPr>
            <m:t>)</m:t>
          </m:r>
        </m:oMath>
        <w:r w:rsidR="00EB5D15" w:rsidDel="00C21B12">
          <w:rPr>
            <w:rFonts w:hint="eastAsia"/>
          </w:rPr>
          <w:delText xml:space="preserve"> is a computer-defined contour voxel location.</w:delText>
        </w:r>
        <w:r w:rsidR="001B22DF" w:rsidRPr="001B22DF" w:rsidDel="00C21B12">
          <w:rPr>
            <w:rFonts w:hint="eastAsia"/>
          </w:rPr>
          <w:delText xml:space="preserve"> </w:delText>
        </w:r>
        <w:r w:rsidR="001B22DF" w:rsidDel="00C21B12">
          <w:rPr>
            <w:rFonts w:hint="eastAsia"/>
          </w:rPr>
          <w:delText xml:space="preserve">The quantitative analysis of the segmentation result is shown in Fig 6. </w:delText>
        </w:r>
        <w:r w:rsidR="00EB5D15" w:rsidDel="00C21B12">
          <w:rPr>
            <w:rFonts w:hint="eastAsia"/>
          </w:rPr>
          <w:delText xml:space="preserve"> </w:delText>
        </w:r>
      </w:del>
    </w:p>
    <w:p w14:paraId="7FF25D81" w14:textId="00087516" w:rsidR="00DE4142" w:rsidDel="00232273" w:rsidRDefault="00DE4142" w:rsidP="00232273">
      <w:pPr>
        <w:rPr>
          <w:del w:id="534" w:author="Microsoft Office User" w:date="2017-01-23T12:26:00Z"/>
        </w:rPr>
        <w:pPrChange w:id="535" w:author="Microsoft Office User" w:date="2017-01-23T12:26:00Z">
          <w:pPr/>
        </w:pPrChange>
      </w:pPr>
      <w:del w:id="536" w:author="Microsoft Office User" w:date="2017-01-23T12:26:00Z">
        <w:r w:rsidDel="00C21B12">
          <w:rPr>
            <w:rFonts w:hint="eastAsia"/>
          </w:rPr>
          <w:delText xml:space="preserve">The percentile measurement is defined as the percentage of the distance between manual and automatic point under </w:delText>
        </w:r>
      </w:del>
      <w:r>
        <w:rPr>
          <w:rFonts w:hint="eastAsia"/>
        </w:rPr>
        <w:t>3mm criteri</w:t>
      </w:r>
      <w:del w:id="537" w:author="Microsoft Office User" w:date="2017-01-23T12:26:00Z">
        <w:r w:rsidDel="00C21B12">
          <w:rPr>
            <w:rFonts w:hint="eastAsia"/>
          </w:rPr>
          <w:delText>a, following the equation:</w:delText>
        </w:r>
      </w:del>
      <w:ins w:id="538" w:author="Microsoft Office User" w:date="2017-01-23T12:26:00Z">
        <w:r w:rsidR="00C21B12">
          <w:t>on</w:t>
        </w:r>
        <w:r w:rsidR="00232273">
          <w:t xml:space="preserve"> </w:t>
        </w:r>
      </w:ins>
    </w:p>
    <w:p w14:paraId="0FFA11C8" w14:textId="1906B4B1" w:rsidR="00DE4142" w:rsidDel="00C21B12" w:rsidRDefault="0010267B" w:rsidP="00232273">
      <w:pPr>
        <w:rPr>
          <w:del w:id="539" w:author="Microsoft Office User" w:date="2017-01-23T12:26:00Z"/>
        </w:rPr>
        <w:pPrChange w:id="540" w:author="Microsoft Office User" w:date="2017-01-23T12:26:00Z">
          <w:pPr/>
        </w:pPrChange>
      </w:pPr>
      <m:oMathPara>
        <m:oMath>
          <m:rad>
            <m:radPr>
              <m:degHide m:val="1"/>
              <m:ctrlPr>
                <w:del w:id="541" w:author="Microsoft Office User" w:date="2017-01-23T12:26:00Z">
                  <w:rPr>
                    <w:rFonts w:ascii="Cambria Math" w:hAnsi="Cambria Math"/>
                  </w:rPr>
                </w:del>
              </m:ctrlPr>
            </m:radPr>
            <m:deg/>
            <m:e>
              <m:sSup>
                <m:sSupPr>
                  <m:ctrlPr>
                    <w:del w:id="542" w:author="Microsoft Office User" w:date="2017-01-23T12:26:00Z">
                      <w:rPr>
                        <w:rFonts w:ascii="Cambria Math" w:hAnsi="Cambria Math"/>
                        <w:i/>
                      </w:rPr>
                    </w:del>
                  </m:ctrlPr>
                </m:sSupPr>
                <m:e>
                  <w:del w:id="543" w:author="Microsoft Office User" w:date="2017-01-23T12:26:00Z">
                    <m:r>
                      <w:rPr>
                        <w:rFonts w:ascii="Cambria Math" w:hAnsi="Cambria Math"/>
                      </w:rPr>
                      <m:t>(</m:t>
                    </m:r>
                  </w:del>
                  <m:sSubSup>
                    <m:sSubSupPr>
                      <m:ctrlPr>
                        <w:del w:id="544" w:author="Microsoft Office User" w:date="2017-01-23T12:26:00Z">
                          <w:rPr>
                            <w:rFonts w:ascii="Cambria Math" w:hAnsi="Cambria Math"/>
                            <w:i/>
                          </w:rPr>
                        </w:del>
                      </m:ctrlPr>
                    </m:sSubSupPr>
                    <m:e>
                      <w:del w:id="545" w:author="Microsoft Office User" w:date="2017-01-23T12:26:00Z">
                        <m:r>
                          <w:rPr>
                            <w:rFonts w:ascii="Cambria Math" w:hAnsi="Cambria Math"/>
                          </w:rPr>
                          <m:t>x</m:t>
                        </m:r>
                      </w:del>
                    </m:e>
                    <m:sub>
                      <w:del w:id="546" w:author="Microsoft Office User" w:date="2017-01-23T12:26:00Z">
                        <m:r>
                          <w:rPr>
                            <w:rFonts w:ascii="Cambria Math" w:hAnsi="Cambria Math"/>
                          </w:rPr>
                          <m:t>i</m:t>
                        </m:r>
                      </w:del>
                    </m:sub>
                    <m:sup>
                      <w:del w:id="547" w:author="Microsoft Office User" w:date="2017-01-23T12:26:00Z">
                        <m:r>
                          <w:rPr>
                            <w:rFonts w:ascii="Cambria Math" w:hAnsi="Cambria Math"/>
                          </w:rPr>
                          <m:t>a</m:t>
                        </m:r>
                      </w:del>
                    </m:sup>
                  </m:sSubSup>
                  <w:del w:id="548" w:author="Microsoft Office User" w:date="2017-01-23T12:26:00Z">
                    <m:r>
                      <w:rPr>
                        <w:rFonts w:ascii="Cambria Math" w:hAnsi="Cambria Math"/>
                      </w:rPr>
                      <m:t>-</m:t>
                    </m:r>
                  </w:del>
                  <m:sSubSup>
                    <m:sSubSupPr>
                      <m:ctrlPr>
                        <w:del w:id="549" w:author="Microsoft Office User" w:date="2017-01-23T12:26:00Z">
                          <w:rPr>
                            <w:rFonts w:ascii="Cambria Math" w:hAnsi="Cambria Math"/>
                            <w:i/>
                          </w:rPr>
                        </w:del>
                      </m:ctrlPr>
                    </m:sSubSupPr>
                    <m:e>
                      <w:del w:id="550" w:author="Microsoft Office User" w:date="2017-01-23T12:26:00Z">
                        <m:r>
                          <w:rPr>
                            <w:rFonts w:ascii="Cambria Math" w:hAnsi="Cambria Math"/>
                          </w:rPr>
                          <m:t>x</m:t>
                        </m:r>
                      </w:del>
                    </m:e>
                    <m:sub>
                      <w:del w:id="551" w:author="Microsoft Office User" w:date="2017-01-23T12:26:00Z">
                        <m:r>
                          <w:rPr>
                            <w:rFonts w:ascii="Cambria Math" w:hAnsi="Cambria Math"/>
                          </w:rPr>
                          <m:t>i</m:t>
                        </m:r>
                      </w:del>
                    </m:sub>
                    <m:sup>
                      <w:del w:id="552" w:author="Microsoft Office User" w:date="2017-01-23T12:26:00Z">
                        <m:r>
                          <w:rPr>
                            <w:rFonts w:ascii="Cambria Math" w:hAnsi="Cambria Math"/>
                          </w:rPr>
                          <m:t>m</m:t>
                        </m:r>
                      </w:del>
                    </m:sup>
                  </m:sSubSup>
                  <w:del w:id="553" w:author="Microsoft Office User" w:date="2017-01-23T12:26:00Z">
                    <m:r>
                      <w:rPr>
                        <w:rFonts w:ascii="Cambria Math" w:hAnsi="Cambria Math"/>
                      </w:rPr>
                      <m:t>)</m:t>
                    </m:r>
                  </w:del>
                </m:e>
                <m:sup>
                  <w:del w:id="554" w:author="Microsoft Office User" w:date="2017-01-23T12:26:00Z">
                    <m:r>
                      <w:rPr>
                        <w:rFonts w:ascii="Cambria Math" w:hAnsi="Cambria Math"/>
                      </w:rPr>
                      <m:t>2</m:t>
                    </m:r>
                  </w:del>
                </m:sup>
              </m:sSup>
              <w:del w:id="555" w:author="Microsoft Office User" w:date="2017-01-23T12:26:00Z">
                <m:r>
                  <w:rPr>
                    <w:rFonts w:ascii="Cambria Math" w:hAnsi="Cambria Math"/>
                  </w:rPr>
                  <m:t>+</m:t>
                </m:r>
              </w:del>
              <m:sSup>
                <m:sSupPr>
                  <m:ctrlPr>
                    <w:del w:id="556" w:author="Microsoft Office User" w:date="2017-01-23T12:26:00Z">
                      <w:rPr>
                        <w:rFonts w:ascii="Cambria Math" w:hAnsi="Cambria Math"/>
                        <w:i/>
                      </w:rPr>
                    </w:del>
                  </m:ctrlPr>
                </m:sSupPr>
                <m:e>
                  <w:del w:id="557" w:author="Microsoft Office User" w:date="2017-01-23T12:26:00Z">
                    <m:r>
                      <w:rPr>
                        <w:rFonts w:ascii="Cambria Math" w:hAnsi="Cambria Math"/>
                      </w:rPr>
                      <m:t>(</m:t>
                    </m:r>
                  </w:del>
                  <m:sSubSup>
                    <m:sSubSupPr>
                      <m:ctrlPr>
                        <w:del w:id="558" w:author="Microsoft Office User" w:date="2017-01-23T12:26:00Z">
                          <w:rPr>
                            <w:rFonts w:ascii="Cambria Math" w:hAnsi="Cambria Math"/>
                            <w:i/>
                          </w:rPr>
                        </w:del>
                      </m:ctrlPr>
                    </m:sSubSupPr>
                    <m:e>
                      <w:del w:id="559" w:author="Microsoft Office User" w:date="2017-01-23T12:26:00Z">
                        <m:r>
                          <w:rPr>
                            <w:rFonts w:ascii="Cambria Math" w:hAnsi="Cambria Math"/>
                          </w:rPr>
                          <m:t>y</m:t>
                        </m:r>
                      </w:del>
                    </m:e>
                    <m:sub>
                      <w:del w:id="560" w:author="Microsoft Office User" w:date="2017-01-23T12:26:00Z">
                        <m:r>
                          <w:rPr>
                            <w:rFonts w:ascii="Cambria Math" w:hAnsi="Cambria Math"/>
                          </w:rPr>
                          <m:t>i</m:t>
                        </m:r>
                      </w:del>
                    </m:sub>
                    <m:sup>
                      <w:del w:id="561" w:author="Microsoft Office User" w:date="2017-01-23T12:26:00Z">
                        <m:r>
                          <w:rPr>
                            <w:rFonts w:ascii="Cambria Math" w:hAnsi="Cambria Math"/>
                          </w:rPr>
                          <m:t>a</m:t>
                        </m:r>
                      </w:del>
                    </m:sup>
                  </m:sSubSup>
                  <w:del w:id="562" w:author="Microsoft Office User" w:date="2017-01-23T12:26:00Z">
                    <m:r>
                      <w:rPr>
                        <w:rFonts w:ascii="Cambria Math" w:hAnsi="Cambria Math"/>
                      </w:rPr>
                      <m:t>-</m:t>
                    </m:r>
                  </w:del>
                  <m:sSubSup>
                    <m:sSubSupPr>
                      <m:ctrlPr>
                        <w:del w:id="563" w:author="Microsoft Office User" w:date="2017-01-23T12:26:00Z">
                          <w:rPr>
                            <w:rFonts w:ascii="Cambria Math" w:hAnsi="Cambria Math"/>
                            <w:i/>
                          </w:rPr>
                        </w:del>
                      </m:ctrlPr>
                    </m:sSubSupPr>
                    <m:e>
                      <w:del w:id="564" w:author="Microsoft Office User" w:date="2017-01-23T12:26:00Z">
                        <m:r>
                          <w:rPr>
                            <w:rFonts w:ascii="Cambria Math" w:hAnsi="Cambria Math"/>
                          </w:rPr>
                          <m:t>y</m:t>
                        </m:r>
                      </w:del>
                    </m:e>
                    <m:sub>
                      <w:del w:id="565" w:author="Microsoft Office User" w:date="2017-01-23T12:26:00Z">
                        <m:r>
                          <w:rPr>
                            <w:rFonts w:ascii="Cambria Math" w:hAnsi="Cambria Math"/>
                          </w:rPr>
                          <m:t>i</m:t>
                        </m:r>
                      </w:del>
                    </m:sub>
                    <m:sup>
                      <w:del w:id="566" w:author="Microsoft Office User" w:date="2017-01-23T12:26:00Z">
                        <m:r>
                          <w:rPr>
                            <w:rFonts w:ascii="Cambria Math" w:hAnsi="Cambria Math"/>
                          </w:rPr>
                          <m:t>m</m:t>
                        </m:r>
                      </w:del>
                    </m:sup>
                  </m:sSubSup>
                  <w:del w:id="567" w:author="Microsoft Office User" w:date="2017-01-23T12:26:00Z">
                    <m:r>
                      <w:rPr>
                        <w:rFonts w:ascii="Cambria Math" w:hAnsi="Cambria Math"/>
                      </w:rPr>
                      <m:t>)</m:t>
                    </m:r>
                  </w:del>
                </m:e>
                <m:sup>
                  <w:del w:id="568" w:author="Microsoft Office User" w:date="2017-01-23T12:26:00Z">
                    <m:r>
                      <w:rPr>
                        <w:rFonts w:ascii="Cambria Math" w:hAnsi="Cambria Math"/>
                      </w:rPr>
                      <m:t>2</m:t>
                    </m:r>
                  </w:del>
                </m:sup>
              </m:sSup>
            </m:e>
          </m:rad>
          <w:del w:id="569" w:author="Microsoft Office User" w:date="2017-01-23T12:26:00Z">
            <m:r>
              <m:rPr>
                <m:sty m:val="p"/>
              </m:rPr>
              <w:rPr>
                <w:rFonts w:ascii="Cambria Math" w:hAnsi="Cambria Math"/>
              </w:rPr>
              <m:t>≤3mm</m:t>
            </m:r>
          </w:del>
        </m:oMath>
      </m:oMathPara>
    </w:p>
    <w:p w14:paraId="0788D923" w14:textId="7C4A7F1F" w:rsidR="00DE4142" w:rsidRDefault="00DE4142" w:rsidP="00232273">
      <w:del w:id="570" w:author="Microsoft Office User" w:date="2017-01-23T12:26:00Z">
        <w:r w:rsidDel="00C21B12">
          <w:rPr>
            <w:rFonts w:hint="eastAsia"/>
          </w:rPr>
          <w:delText xml:space="preserve">since 3mm </w:delText>
        </w:r>
      </w:del>
      <w:r>
        <w:rPr>
          <w:rFonts w:hint="eastAsia"/>
        </w:rPr>
        <w:t>approximates the thickness of clinical CT images that surgeons and radiologists read in clinical settings</w:t>
      </w:r>
      <w:ins w:id="571" w:author="Microsoft Office User" w:date="2017-01-23T12:26:00Z">
        <w:r w:rsidR="00E76575">
          <w:t xml:space="preserve"> [ref]</w:t>
        </w:r>
      </w:ins>
      <w:r>
        <w:rPr>
          <w:rFonts w:hint="eastAsia"/>
        </w:rPr>
        <w:t>.</w:t>
      </w:r>
    </w:p>
    <w:p w14:paraId="27FEBF06" w14:textId="4491EAE9" w:rsidR="001B22DF" w:rsidDel="00E76575" w:rsidRDefault="002F2A0D" w:rsidP="003A0994">
      <w:pPr>
        <w:jc w:val="center"/>
        <w:rPr>
          <w:del w:id="572" w:author="Microsoft Office User" w:date="2017-01-23T12:27:00Z"/>
        </w:rPr>
      </w:pPr>
      <w:del w:id="573" w:author="Microsoft Office User" w:date="2017-01-23T12:27:00Z">
        <w:r w:rsidDel="00E76575">
          <w:rPr>
            <w:noProof/>
            <w:lang w:eastAsia="en-US"/>
          </w:rPr>
          <w:drawing>
            <wp:inline distT="0" distB="0" distL="0" distR="0" wp14:anchorId="20779072" wp14:editId="25ED37B0">
              <wp:extent cx="3257550" cy="17602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5673" t="27331" r="16095" b="16704"/>
                      <a:stretch/>
                    </pic:blipFill>
                    <pic:spPr bwMode="auto">
                      <a:xfrm>
                        <a:off x="0" y="0"/>
                        <a:ext cx="3280897" cy="1772908"/>
                      </a:xfrm>
                      <a:prstGeom prst="rect">
                        <a:avLst/>
                      </a:prstGeom>
                      <a:ln>
                        <a:noFill/>
                      </a:ln>
                      <a:extLst>
                        <a:ext uri="{53640926-AAD7-44D8-BBD7-CCE9431645EC}">
                          <a14:shadowObscured xmlns:a14="http://schemas.microsoft.com/office/drawing/2010/main"/>
                        </a:ext>
                      </a:extLst>
                    </pic:spPr>
                  </pic:pic>
                </a:graphicData>
              </a:graphic>
            </wp:inline>
          </w:drawing>
        </w:r>
      </w:del>
    </w:p>
    <w:p w14:paraId="72F32291" w14:textId="525EB1C8" w:rsidR="001B22DF" w:rsidDel="00E76575" w:rsidRDefault="001B22DF" w:rsidP="00D8539D">
      <w:pPr>
        <w:pStyle w:val="ListParagraph"/>
        <w:numPr>
          <w:ilvl w:val="0"/>
          <w:numId w:val="5"/>
        </w:numPr>
        <w:ind w:firstLineChars="0"/>
        <w:jc w:val="center"/>
        <w:rPr>
          <w:del w:id="574" w:author="Microsoft Office User" w:date="2017-01-23T12:27:00Z"/>
        </w:rPr>
      </w:pPr>
    </w:p>
    <w:p w14:paraId="74820943" w14:textId="78C63DF8" w:rsidR="00DE4142" w:rsidDel="00E76575" w:rsidRDefault="003A0994" w:rsidP="003A0994">
      <w:pPr>
        <w:jc w:val="center"/>
        <w:rPr>
          <w:del w:id="575" w:author="Microsoft Office User" w:date="2017-01-23T12:27:00Z"/>
        </w:rPr>
      </w:pPr>
      <w:del w:id="576" w:author="Microsoft Office User" w:date="2017-01-23T12:27:00Z">
        <w:r w:rsidDel="00E76575">
          <w:rPr>
            <w:noProof/>
            <w:lang w:eastAsia="en-US"/>
          </w:rPr>
          <w:drawing>
            <wp:inline distT="0" distB="0" distL="0" distR="0" wp14:anchorId="187E1F5A" wp14:editId="39856CF4">
              <wp:extent cx="3400425" cy="1593056"/>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7898" t="29260" r="12134" b="16078"/>
                      <a:stretch/>
                    </pic:blipFill>
                    <pic:spPr bwMode="auto">
                      <a:xfrm>
                        <a:off x="0" y="0"/>
                        <a:ext cx="3417330" cy="1600976"/>
                      </a:xfrm>
                      <a:prstGeom prst="rect">
                        <a:avLst/>
                      </a:prstGeom>
                      <a:ln>
                        <a:noFill/>
                      </a:ln>
                      <a:extLst>
                        <a:ext uri="{53640926-AAD7-44D8-BBD7-CCE9431645EC}">
                          <a14:shadowObscured xmlns:a14="http://schemas.microsoft.com/office/drawing/2010/main"/>
                        </a:ext>
                      </a:extLst>
                    </pic:spPr>
                  </pic:pic>
                </a:graphicData>
              </a:graphic>
            </wp:inline>
          </w:drawing>
        </w:r>
      </w:del>
    </w:p>
    <w:p w14:paraId="3BAA4175" w14:textId="54AC8A42" w:rsidR="001B22DF" w:rsidDel="00E76575" w:rsidRDefault="001B22DF" w:rsidP="00D8539D">
      <w:pPr>
        <w:pStyle w:val="ListParagraph"/>
        <w:numPr>
          <w:ilvl w:val="0"/>
          <w:numId w:val="5"/>
        </w:numPr>
        <w:ind w:firstLineChars="0"/>
        <w:jc w:val="center"/>
        <w:rPr>
          <w:del w:id="577" w:author="Microsoft Office User" w:date="2017-01-23T12:27:00Z"/>
        </w:rPr>
      </w:pPr>
    </w:p>
    <w:p w14:paraId="0D9DF18F" w14:textId="468661C7" w:rsidR="002F2A0D" w:rsidDel="00E76575" w:rsidRDefault="009255E9" w:rsidP="006370D1">
      <w:pPr>
        <w:jc w:val="center"/>
        <w:rPr>
          <w:del w:id="578" w:author="Microsoft Office User" w:date="2017-01-23T12:27:00Z"/>
        </w:rPr>
      </w:pPr>
      <w:del w:id="579" w:author="Microsoft Office User" w:date="2017-01-23T12:27:00Z">
        <w:r w:rsidDel="00E76575">
          <w:rPr>
            <w:rFonts w:hint="eastAsia"/>
          </w:rPr>
          <w:delText>Fig.6.</w:delText>
        </w:r>
        <w:r w:rsidR="00541565" w:rsidDel="00E76575">
          <w:rPr>
            <w:rFonts w:hint="eastAsia"/>
          </w:rPr>
          <w:delText xml:space="preserve"> </w:delText>
        </w:r>
        <w:r w:rsidR="00A54E4B" w:rsidDel="00E76575">
          <w:rPr>
            <w:rFonts w:hint="eastAsia"/>
          </w:rPr>
          <w:delText xml:space="preserve">Quantitative evaluation results of the segmentation </w:delText>
        </w:r>
        <w:r w:rsidR="00A54E4B" w:rsidDel="00E76575">
          <w:delText>accuracy</w:delText>
        </w:r>
        <w:r w:rsidR="00A54E4B" w:rsidDel="00E76575">
          <w:rPr>
            <w:rFonts w:hint="eastAsia"/>
          </w:rPr>
          <w:delText>. (a) Mean difference of normal young subjects. (b) Mean difference of IPF old subjects.</w:delText>
        </w:r>
      </w:del>
    </w:p>
    <w:p w14:paraId="7F48BC6F" w14:textId="77777777" w:rsidR="009255E9" w:rsidRDefault="009255E9" w:rsidP="009C124F">
      <w:pPr>
        <w:spacing w:line="60" w:lineRule="exact"/>
      </w:pPr>
    </w:p>
    <w:p w14:paraId="473B29FD" w14:textId="77777777" w:rsidR="00E76575" w:rsidRDefault="00E76575" w:rsidP="00DE4142">
      <w:pPr>
        <w:rPr>
          <w:ins w:id="580" w:author="Microsoft Office User" w:date="2017-01-23T12:27:00Z"/>
        </w:rPr>
      </w:pPr>
    </w:p>
    <w:p w14:paraId="3A0B8B99" w14:textId="1F4AA72F" w:rsidR="00E76575" w:rsidRDefault="009255E9" w:rsidP="00DE4142">
      <w:pPr>
        <w:rPr>
          <w:ins w:id="581" w:author="Microsoft Office User" w:date="2017-01-23T12:28:00Z"/>
        </w:rPr>
      </w:pPr>
      <w:r>
        <w:rPr>
          <w:rFonts w:hint="eastAsia"/>
        </w:rPr>
        <w:t xml:space="preserve">The average mean difference assessed on normal subjects and IPF subjects are 2.06mm, 4.06mm, 2.85mm and 3.41mm, 5.79mm, </w:t>
      </w:r>
      <w:r w:rsidR="00F23655">
        <w:rPr>
          <w:rFonts w:hint="eastAsia"/>
        </w:rPr>
        <w:t xml:space="preserve">5.01mm for left oblique, right horizontal and right oblique fissure respectively. </w:t>
      </w:r>
      <w:r w:rsidR="00AF3E40">
        <w:rPr>
          <w:rFonts w:hint="eastAsia"/>
        </w:rPr>
        <w:t xml:space="preserve">The </w:t>
      </w:r>
      <w:r w:rsidR="000871AD">
        <w:rPr>
          <w:rFonts w:hint="eastAsia"/>
        </w:rPr>
        <w:t xml:space="preserve">average </w:t>
      </w:r>
      <w:r w:rsidR="00AF3E40">
        <w:rPr>
          <w:rFonts w:hint="eastAsia"/>
        </w:rPr>
        <w:t xml:space="preserve">percentile accuracy on normal subjects and IPF subjects are </w:t>
      </w:r>
      <w:r w:rsidR="000871AD">
        <w:rPr>
          <w:rFonts w:hint="eastAsia"/>
        </w:rPr>
        <w:t>78.39%</w:t>
      </w:r>
      <w:r w:rsidR="00AF3E40">
        <w:rPr>
          <w:rFonts w:hint="eastAsia"/>
        </w:rPr>
        <w:t xml:space="preserve">, </w:t>
      </w:r>
      <w:r w:rsidR="000871AD">
        <w:rPr>
          <w:rFonts w:hint="eastAsia"/>
        </w:rPr>
        <w:t>61.62%</w:t>
      </w:r>
      <w:r w:rsidR="00AF3E40">
        <w:rPr>
          <w:rFonts w:hint="eastAsia"/>
        </w:rPr>
        <w:t xml:space="preserve">, </w:t>
      </w:r>
      <w:r w:rsidR="000871AD">
        <w:rPr>
          <w:rFonts w:hint="eastAsia"/>
        </w:rPr>
        <w:t>72%</w:t>
      </w:r>
      <w:r w:rsidR="00AF3E40">
        <w:rPr>
          <w:rFonts w:hint="eastAsia"/>
        </w:rPr>
        <w:t xml:space="preserve"> and </w:t>
      </w:r>
      <w:r w:rsidR="000871AD">
        <w:rPr>
          <w:rFonts w:hint="eastAsia"/>
        </w:rPr>
        <w:t>65.86%</w:t>
      </w:r>
      <w:r w:rsidR="00AF3E40">
        <w:rPr>
          <w:rFonts w:hint="eastAsia"/>
        </w:rPr>
        <w:t xml:space="preserve">, </w:t>
      </w:r>
      <w:r w:rsidR="000871AD">
        <w:rPr>
          <w:rFonts w:hint="eastAsia"/>
        </w:rPr>
        <w:t>55.94%</w:t>
      </w:r>
      <w:r w:rsidR="00AF3E40">
        <w:rPr>
          <w:rFonts w:hint="eastAsia"/>
        </w:rPr>
        <w:t xml:space="preserve">, </w:t>
      </w:r>
      <w:r w:rsidR="000871AD">
        <w:rPr>
          <w:rFonts w:hint="eastAsia"/>
        </w:rPr>
        <w:t>60.06%</w:t>
      </w:r>
      <w:r w:rsidR="00AF3E40">
        <w:rPr>
          <w:rFonts w:hint="eastAsia"/>
        </w:rPr>
        <w:t xml:space="preserve"> for left oblique, right horizontal and right oblique fissure respectively. </w:t>
      </w:r>
      <w:ins w:id="582" w:author="Microsoft Office User" w:date="2017-01-23T12:28:00Z">
        <w:r w:rsidR="00E76575" w:rsidRPr="00E76575">
          <w:rPr>
            <w:highlight w:val="yellow"/>
            <w:rPrChange w:id="583" w:author="Microsoft Office User" w:date="2017-01-23T12:28:00Z">
              <w:rPr/>
            </w:rPrChange>
          </w:rPr>
          <w:t>List same info on IPF.</w:t>
        </w:r>
      </w:ins>
    </w:p>
    <w:p w14:paraId="2471E516" w14:textId="060F5B45" w:rsidR="009255E9" w:rsidDel="00E76575" w:rsidRDefault="00DD6662" w:rsidP="00DE4142">
      <w:pPr>
        <w:rPr>
          <w:del w:id="584" w:author="Microsoft Office User" w:date="2017-01-23T12:28:00Z"/>
        </w:rPr>
      </w:pPr>
      <w:del w:id="585" w:author="Microsoft Office User" w:date="2017-01-23T12:28:00Z">
        <w:r w:rsidDel="00E76575">
          <w:rPr>
            <w:rFonts w:hint="eastAsia"/>
          </w:rPr>
          <w:delText>Due to the lower resolution and</w:delText>
        </w:r>
        <w:r w:rsidR="004606F9" w:rsidRPr="004606F9" w:rsidDel="00E76575">
          <w:delText xml:space="preserve"> pathologic abnormalities</w:delText>
        </w:r>
        <w:r w:rsidDel="00E76575">
          <w:rPr>
            <w:rFonts w:hint="eastAsia"/>
          </w:rPr>
          <w:delText xml:space="preserve">, IPF subjects got a worse </w:delText>
        </w:r>
        <w:r w:rsidDel="00E76575">
          <w:delText>accuracy</w:delText>
        </w:r>
        <w:r w:rsidDel="00E76575">
          <w:rPr>
            <w:rFonts w:hint="eastAsia"/>
          </w:rPr>
          <w:delText xml:space="preserve">. In </w:delText>
        </w:r>
        <w:r w:rsidDel="00E76575">
          <w:delText>addition</w:delText>
        </w:r>
        <w:r w:rsidDel="00E76575">
          <w:rPr>
            <w:rFonts w:hint="eastAsia"/>
          </w:rPr>
          <w:delText>, the</w:delText>
        </w:r>
        <w:r w:rsidR="003C74FC" w:rsidDel="00E76575">
          <w:rPr>
            <w:rFonts w:hint="eastAsia"/>
          </w:rPr>
          <w:delText xml:space="preserve"> segmentation method performs well on left oblique fissure than right oblique fissure and right horizontal fissure, because left lung has </w:delText>
        </w:r>
        <w:r w:rsidR="000B7DF9" w:rsidDel="00E76575">
          <w:rPr>
            <w:rFonts w:hint="eastAsia"/>
          </w:rPr>
          <w:delText>simpler anatomic structure with only on</w:delText>
        </w:r>
        <w:r w:rsidR="007E1D0B" w:rsidDel="00E76575">
          <w:rPr>
            <w:rFonts w:hint="eastAsia"/>
          </w:rPr>
          <w:delText>e</w:delText>
        </w:r>
        <w:r w:rsidR="000B7DF9" w:rsidDel="00E76575">
          <w:rPr>
            <w:rFonts w:hint="eastAsia"/>
          </w:rPr>
          <w:delText xml:space="preserve"> fissure, </w:delText>
        </w:r>
        <w:r w:rsidR="007E1D0B" w:rsidDel="00E76575">
          <w:rPr>
            <w:rFonts w:hint="eastAsia"/>
          </w:rPr>
          <w:delText>in contrast,</w:delText>
        </w:r>
        <w:r w:rsidR="000B7DF9" w:rsidDel="00E76575">
          <w:rPr>
            <w:rFonts w:hint="eastAsia"/>
          </w:rPr>
          <w:delText xml:space="preserve"> misdetection happen</w:delText>
        </w:r>
        <w:r w:rsidR="007E1D0B" w:rsidDel="00E76575">
          <w:rPr>
            <w:rFonts w:hint="eastAsia"/>
          </w:rPr>
          <w:delText>s</w:delText>
        </w:r>
        <w:r w:rsidR="000B7DF9" w:rsidDel="00E76575">
          <w:rPr>
            <w:rFonts w:hint="eastAsia"/>
          </w:rPr>
          <w:delText xml:space="preserve"> more often in the area of right lung where the two </w:delText>
        </w:r>
        <w:r w:rsidR="007E1D0B" w:rsidDel="00E76575">
          <w:rPr>
            <w:rFonts w:hint="eastAsia"/>
          </w:rPr>
          <w:delText>fissures are closed. See Fig 7,</w:delText>
        </w:r>
        <w:r w:rsidR="000B7DF9" w:rsidDel="00E76575">
          <w:rPr>
            <w:rFonts w:hint="eastAsia"/>
          </w:rPr>
          <w:delText xml:space="preserve"> which shows the accuracy </w:delText>
        </w:r>
        <w:r w:rsidR="000B7DF9" w:rsidDel="00E76575">
          <w:delText>distribution</w:delText>
        </w:r>
        <w:r w:rsidR="000B7DF9" w:rsidDel="00E76575">
          <w:rPr>
            <w:rFonts w:hint="eastAsia"/>
          </w:rPr>
          <w:delText xml:space="preserve"> </w:delText>
        </w:r>
        <w:r w:rsidR="00995CC9" w:rsidDel="00E76575">
          <w:rPr>
            <w:rFonts w:hint="eastAsia"/>
          </w:rPr>
          <w:delText xml:space="preserve">of the three fissures with different colors. It can be seen that the method causes higher error in the lung boundary area, since the fissures </w:delText>
        </w:r>
        <w:r w:rsidR="007E1D0B" w:rsidDel="00E76575">
          <w:rPr>
            <w:rFonts w:hint="eastAsia"/>
          </w:rPr>
          <w:delText xml:space="preserve">here </w:delText>
        </w:r>
        <w:r w:rsidR="00995CC9" w:rsidDel="00E76575">
          <w:rPr>
            <w:rFonts w:hint="eastAsia"/>
          </w:rPr>
          <w:delText>are commonly incomplete, thus few fissure candidate points can be detected accurately.</w:delText>
        </w:r>
      </w:del>
    </w:p>
    <w:p w14:paraId="406E5316" w14:textId="77777777" w:rsidR="00A1761A" w:rsidRDefault="00A1761A" w:rsidP="009C124F">
      <w:pPr>
        <w:spacing w:line="100" w:lineRule="exact"/>
      </w:pPr>
    </w:p>
    <w:p w14:paraId="63764184" w14:textId="77777777" w:rsidR="00995CC9" w:rsidRDefault="00780F2B" w:rsidP="00780F2B">
      <w:pPr>
        <w:jc w:val="center"/>
      </w:pPr>
      <w:commentRangeStart w:id="586"/>
      <w:r>
        <w:rPr>
          <w:noProof/>
          <w:lang w:eastAsia="en-US"/>
        </w:rPr>
        <w:drawing>
          <wp:inline distT="0" distB="0" distL="0" distR="0" wp14:anchorId="4EB19B64" wp14:editId="0EA32180">
            <wp:extent cx="1542553" cy="1111648"/>
            <wp:effectExtent l="0" t="0" r="635" b="0"/>
            <wp:docPr id="55" name="图片 55" descr="D:\PhD\ConferencePaper\MICCAIConference\MICCAIPaperPics\20170113\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D\ConferencePaper\MICCAIConference\MICCAIPaperPics\20170113\H18FRC.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2459" t="23644" r="21572" b="26559"/>
                    <a:stretch/>
                  </pic:blipFill>
                  <pic:spPr bwMode="auto">
                    <a:xfrm>
                      <a:off x="0" y="0"/>
                      <a:ext cx="1542179" cy="111137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lang w:eastAsia="en-US"/>
        </w:rPr>
        <w:drawing>
          <wp:inline distT="0" distB="0" distL="0" distR="0" wp14:anchorId="2348DAA2" wp14:editId="3CF835FE">
            <wp:extent cx="1584251" cy="1108976"/>
            <wp:effectExtent l="0" t="0" r="0" b="0"/>
            <wp:docPr id="56" name="图片 56" descr="D:\PhD\ConferencePaper\MICCAIConference\MICCAIPaperPics\20170113\H682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hD\ConferencePaper\MICCAIConference\MICCAIPaperPics\20170113\H682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863" t="22569" r="22782" b="22260"/>
                    <a:stretch/>
                  </pic:blipFill>
                  <pic:spPr bwMode="auto">
                    <a:xfrm>
                      <a:off x="0" y="0"/>
                      <a:ext cx="1584419" cy="110909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lang w:eastAsia="en-US"/>
        </w:rPr>
        <w:drawing>
          <wp:inline distT="0" distB="0" distL="0" distR="0" wp14:anchorId="193C3382" wp14:editId="3590BAB9">
            <wp:extent cx="1541721" cy="1102865"/>
            <wp:effectExtent l="0" t="0" r="1905" b="2540"/>
            <wp:docPr id="57" name="图片 57" descr="D:\PhD\ConferencePaper\MICCAIConference\MICCAIPaperPics\20170113\H667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hD\ConferencePaper\MICCAIConference\MICCAIPaperPics\20170113\H667FRC.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5283" t="19704" r="25806" b="17962"/>
                    <a:stretch/>
                  </pic:blipFill>
                  <pic:spPr bwMode="auto">
                    <a:xfrm>
                      <a:off x="0" y="0"/>
                      <a:ext cx="1541885" cy="1102982"/>
                    </a:xfrm>
                    <a:prstGeom prst="rect">
                      <a:avLst/>
                    </a:prstGeom>
                    <a:noFill/>
                    <a:ln>
                      <a:noFill/>
                    </a:ln>
                    <a:extLst>
                      <a:ext uri="{53640926-AAD7-44D8-BBD7-CCE9431645EC}">
                        <a14:shadowObscured xmlns:a14="http://schemas.microsoft.com/office/drawing/2010/main"/>
                      </a:ext>
                    </a:extLst>
                  </pic:spPr>
                </pic:pic>
              </a:graphicData>
            </a:graphic>
          </wp:inline>
        </w:drawing>
      </w:r>
      <w:r w:rsidR="00AD0100">
        <w:rPr>
          <w:noProof/>
          <w:lang w:eastAsia="en-US"/>
        </w:rPr>
        <w:drawing>
          <wp:inline distT="0" distB="0" distL="0" distR="0" wp14:anchorId="0C582367" wp14:editId="2C52D1E1">
            <wp:extent cx="293504" cy="115227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8024" t="29762" r="14107" b="17170"/>
                    <a:stretch/>
                  </pic:blipFill>
                  <pic:spPr bwMode="auto">
                    <a:xfrm>
                      <a:off x="0" y="0"/>
                      <a:ext cx="297361" cy="1167420"/>
                    </a:xfrm>
                    <a:prstGeom prst="rect">
                      <a:avLst/>
                    </a:prstGeom>
                    <a:ln>
                      <a:noFill/>
                    </a:ln>
                    <a:extLst>
                      <a:ext uri="{53640926-AAD7-44D8-BBD7-CCE9431645EC}">
                        <a14:shadowObscured xmlns:a14="http://schemas.microsoft.com/office/drawing/2010/main"/>
                      </a:ext>
                    </a:extLst>
                  </pic:spPr>
                </pic:pic>
              </a:graphicData>
            </a:graphic>
          </wp:inline>
        </w:drawing>
      </w:r>
    </w:p>
    <w:p w14:paraId="4ABC4C94" w14:textId="77777777" w:rsidR="00A1761A" w:rsidRDefault="00A1761A" w:rsidP="00A1761A">
      <w:pPr>
        <w:pStyle w:val="ListParagraph"/>
        <w:numPr>
          <w:ilvl w:val="0"/>
          <w:numId w:val="4"/>
        </w:numPr>
        <w:ind w:firstLineChars="0"/>
      </w:pPr>
      <w:r>
        <w:rPr>
          <w:rFonts w:hint="eastAsia"/>
        </w:rPr>
        <w:lastRenderedPageBreak/>
        <w:t xml:space="preserve">                      (b)                        </w:t>
      </w:r>
      <w:r w:rsidR="009C124F">
        <w:rPr>
          <w:rFonts w:hint="eastAsia"/>
        </w:rPr>
        <w:t xml:space="preserve"> </w:t>
      </w:r>
      <w:r>
        <w:rPr>
          <w:rFonts w:hint="eastAsia"/>
        </w:rPr>
        <w:t>(c)</w:t>
      </w:r>
    </w:p>
    <w:commentRangeEnd w:id="586"/>
    <w:p w14:paraId="34D2AB9F" w14:textId="77777777" w:rsidR="00A1761A" w:rsidRDefault="00E76575" w:rsidP="00780F2B">
      <w:pPr>
        <w:jc w:val="center"/>
        <w:rPr>
          <w:ins w:id="587" w:author="Microsoft Office User" w:date="2017-01-23T12:32:00Z"/>
        </w:rPr>
      </w:pPr>
      <w:r>
        <w:rPr>
          <w:rStyle w:val="CommentReference"/>
        </w:rPr>
        <w:commentReference w:id="586"/>
      </w:r>
      <w:r w:rsidR="00A1761A">
        <w:rPr>
          <w:rFonts w:hint="eastAsia"/>
        </w:rPr>
        <w:t xml:space="preserve">Fig.7. </w:t>
      </w:r>
      <w:r w:rsidR="009C124F">
        <w:rPr>
          <w:rFonts w:hint="eastAsia"/>
        </w:rPr>
        <w:t>Accuracy distribution results of some example subjects.</w:t>
      </w:r>
    </w:p>
    <w:p w14:paraId="3CAD60B1" w14:textId="3012A3B1" w:rsidR="00E36BCB" w:rsidRDefault="00E36BCB" w:rsidP="00E36BCB">
      <w:pPr>
        <w:pPrChange w:id="588" w:author="Microsoft Office User" w:date="2017-01-23T12:32:00Z">
          <w:pPr>
            <w:jc w:val="center"/>
          </w:pPr>
        </w:pPrChange>
      </w:pPr>
      <w:ins w:id="589" w:author="Microsoft Office User" w:date="2017-01-23T12:32:00Z">
        <w:r w:rsidRPr="00E36BCB">
          <w:rPr>
            <w:highlight w:val="yellow"/>
            <w:rPrChange w:id="590" w:author="Microsoft Office User" w:date="2017-01-23T12:32:00Z">
              <w:rPr/>
            </w:rPrChange>
          </w:rPr>
          <w:t>Replace this using info on how parameters that can be controlled need to be altered for successful segmentation</w:t>
        </w:r>
      </w:ins>
    </w:p>
    <w:p w14:paraId="110ED525" w14:textId="77777777" w:rsidR="00A1761A" w:rsidRDefault="00A1761A" w:rsidP="00A1761A">
      <w:pPr>
        <w:spacing w:line="60" w:lineRule="exact"/>
      </w:pPr>
    </w:p>
    <w:p w14:paraId="0113B2E1" w14:textId="2DA7D0C8" w:rsidR="003C74FC" w:rsidDel="00E36BCB" w:rsidRDefault="00834120" w:rsidP="00DE4142">
      <w:pPr>
        <w:rPr>
          <w:del w:id="591" w:author="Microsoft Office User" w:date="2017-01-23T12:30:00Z"/>
        </w:rPr>
      </w:pPr>
      <w:del w:id="592" w:author="Microsoft Office User" w:date="2017-01-23T12:30:00Z">
        <w:r w:rsidDel="00E36BCB">
          <w:rPr>
            <w:rFonts w:hint="eastAsia"/>
          </w:rPr>
          <w:delText xml:space="preserve">In </w:delText>
        </w:r>
        <w:r w:rsidDel="00E36BCB">
          <w:delText>addition</w:delText>
        </w:r>
        <w:r w:rsidDel="00E36BCB">
          <w:rPr>
            <w:rFonts w:hint="eastAsia"/>
          </w:rPr>
          <w:delText>, current</w:delText>
        </w:r>
        <w:r w:rsidR="007E1D0B" w:rsidDel="00E36BCB">
          <w:rPr>
            <w:rFonts w:hint="eastAsia"/>
          </w:rPr>
          <w:delText xml:space="preserve"> published</w:delText>
        </w:r>
        <w:r w:rsidDel="00E36BCB">
          <w:rPr>
            <w:rFonts w:hint="eastAsia"/>
          </w:rPr>
          <w:delText xml:space="preserve"> studies show that it seems impossible to ensure one fully automatic </w:delText>
        </w:r>
        <w:r w:rsidR="007E1D0B" w:rsidDel="00E36BCB">
          <w:rPr>
            <w:rFonts w:hint="eastAsia"/>
          </w:rPr>
          <w:delText xml:space="preserve">lobar </w:delText>
        </w:r>
        <w:r w:rsidDel="00E36BCB">
          <w:rPr>
            <w:rFonts w:hint="eastAsia"/>
          </w:rPr>
          <w:delText>segmentation method perform perfect</w:delText>
        </w:r>
        <w:r w:rsidR="007E1D0B" w:rsidDel="00E36BCB">
          <w:rPr>
            <w:rFonts w:hint="eastAsia"/>
          </w:rPr>
          <w:delText>ly</w:delText>
        </w:r>
        <w:r w:rsidDel="00E36BCB">
          <w:rPr>
            <w:rFonts w:hint="eastAsia"/>
          </w:rPr>
          <w:delText xml:space="preserve"> on all kinds of subjects, especially for some diseased abnormal cases.</w:delText>
        </w:r>
        <w:r w:rsidR="00176601" w:rsidDel="00E36BCB">
          <w:rPr>
            <w:rFonts w:hint="eastAsia"/>
          </w:rPr>
          <w:delText xml:space="preserve"> Therefore, </w:delText>
        </w:r>
        <w:r w:rsidR="001C283D" w:rsidDel="00E36BCB">
          <w:rPr>
            <w:rFonts w:hint="eastAsia"/>
          </w:rPr>
          <w:delText xml:space="preserve">we </w:delText>
        </w:r>
        <w:r w:rsidR="00DD6662" w:rsidDel="00E36BCB">
          <w:rPr>
            <w:rFonts w:hint="eastAsia"/>
          </w:rPr>
          <w:delText>developed a correction tool on the user interface to improve the result manually, as shown in Fig 8.</w:delText>
        </w:r>
      </w:del>
    </w:p>
    <w:p w14:paraId="6BC20B52" w14:textId="1A01627F" w:rsidR="006370D1" w:rsidDel="00E36BCB" w:rsidRDefault="006370D1" w:rsidP="00924A52">
      <w:pPr>
        <w:spacing w:line="60" w:lineRule="exact"/>
        <w:rPr>
          <w:del w:id="593" w:author="Microsoft Office User" w:date="2017-01-23T12:30:00Z"/>
        </w:rPr>
      </w:pPr>
    </w:p>
    <w:p w14:paraId="0E3941BA" w14:textId="0DF51F55" w:rsidR="00AF3E40" w:rsidRPr="00AF3E40" w:rsidDel="00E36BCB" w:rsidRDefault="00780F2B" w:rsidP="00AF3E40">
      <w:pPr>
        <w:jc w:val="center"/>
        <w:rPr>
          <w:del w:id="594" w:author="Microsoft Office User" w:date="2017-01-23T12:30:00Z"/>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del w:id="595" w:author="Microsoft Office User" w:date="2017-01-23T12:30:00Z">
        <w:r w:rsidRPr="00780F2B" w:rsidDel="00E36BCB">
          <w:rPr>
            <w:noProof/>
            <w:lang w:eastAsia="en-US"/>
          </w:rPr>
          <w:drawing>
            <wp:inline distT="0" distB="0" distL="0" distR="0" wp14:anchorId="004A65B5" wp14:editId="412C7060">
              <wp:extent cx="1671786" cy="1009650"/>
              <wp:effectExtent l="0" t="0" r="508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916" t="26733" r="50382" b="31401"/>
                      <a:stretch/>
                    </pic:blipFill>
                    <pic:spPr bwMode="auto">
                      <a:xfrm>
                        <a:off x="0" y="0"/>
                        <a:ext cx="1690295" cy="1020828"/>
                      </a:xfrm>
                      <a:prstGeom prst="rect">
                        <a:avLst/>
                      </a:prstGeom>
                      <a:noFill/>
                      <a:ln>
                        <a:noFill/>
                      </a:ln>
                      <a:extLst/>
                    </pic:spPr>
                  </pic:pic>
                </a:graphicData>
              </a:graphic>
            </wp:inline>
          </w:drawing>
        </w:r>
        <w:r w:rsidRPr="00780F2B" w:rsidDel="00E36BCB">
          <w:rPr>
            <w:noProof/>
            <w:lang w:eastAsia="en-US"/>
          </w:rPr>
          <w:drawing>
            <wp:inline distT="0" distB="0" distL="0" distR="0" wp14:anchorId="60DFDF60" wp14:editId="07895F90">
              <wp:extent cx="1619250" cy="1008691"/>
              <wp:effectExtent l="0" t="0" r="0" b="127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rotWithShape="1">
                      <a:blip r:embed="rId31" cstate="print">
                        <a:extLst>
                          <a:ext uri="{28A0092B-C50C-407E-A947-70E740481C1C}">
                            <a14:useLocalDpi xmlns:a14="http://schemas.microsoft.com/office/drawing/2010/main" val="0"/>
                          </a:ext>
                        </a:extLst>
                      </a:blip>
                      <a:srcRect l="15538" t="27196" r="42538" b="25423"/>
                      <a:stretch/>
                    </pic:blipFill>
                    <pic:spPr bwMode="auto">
                      <a:xfrm>
                        <a:off x="0" y="0"/>
                        <a:ext cx="1629510" cy="1015082"/>
                      </a:xfrm>
                      <a:prstGeom prst="rect">
                        <a:avLst/>
                      </a:prstGeom>
                      <a:ln>
                        <a:noFill/>
                      </a:ln>
                      <a:extLst>
                        <a:ext uri="{53640926-AAD7-44D8-BBD7-CCE9431645EC}">
                          <a14:shadowObscured xmlns:a14="http://schemas.microsoft.com/office/drawing/2010/main"/>
                        </a:ext>
                      </a:extLst>
                    </pic:spPr>
                  </pic:pic>
                </a:graphicData>
              </a:graphic>
            </wp:inline>
          </w:drawing>
        </w:r>
        <w:r w:rsidR="00173EA0" w:rsidDel="00E36BCB">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delText xml:space="preserve"> </w:delText>
        </w:r>
        <w:r w:rsidR="006370D1" w:rsidRPr="006370D1" w:rsidDel="00E36BCB">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delText xml:space="preserve"> </w:delText>
        </w:r>
        <w:r w:rsidR="00173EA0" w:rsidDel="00E36BCB">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delText xml:space="preserve">       </w:delText>
        </w:r>
        <w:r w:rsidR="00AF3E40" w:rsidDel="00E36BCB">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delText xml:space="preserve"> </w:delText>
        </w:r>
        <w:r w:rsidR="006370D1" w:rsidDel="00E36BCB">
          <w:rPr>
            <w:noProof/>
            <w:lang w:eastAsia="en-US"/>
          </w:rPr>
          <w:drawing>
            <wp:inline distT="0" distB="0" distL="0" distR="0" wp14:anchorId="3C23CA30" wp14:editId="44107A17">
              <wp:extent cx="1639139" cy="962025"/>
              <wp:effectExtent l="0" t="0" r="0" b="0"/>
              <wp:docPr id="59" name="图片 59" descr="D:\PhD\ConferencePaper\MICCAIConference\MICCAIPaperPics\20170113\H684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hD\ConferencePaper\MICCAIConference\MICCAIPaperPics\20170113\H684TLC3.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4838" t="7523" r="10063" b="59859"/>
                      <a:stretch/>
                    </pic:blipFill>
                    <pic:spPr bwMode="auto">
                      <a:xfrm>
                        <a:off x="0" y="0"/>
                        <a:ext cx="1649103" cy="967873"/>
                      </a:xfrm>
                      <a:prstGeom prst="rect">
                        <a:avLst/>
                      </a:prstGeom>
                      <a:noFill/>
                      <a:ln>
                        <a:noFill/>
                      </a:ln>
                      <a:extLst>
                        <a:ext uri="{53640926-AAD7-44D8-BBD7-CCE9431645EC}">
                          <a14:shadowObscured xmlns:a14="http://schemas.microsoft.com/office/drawing/2010/main"/>
                        </a:ext>
                      </a:extLst>
                    </pic:spPr>
                  </pic:pic>
                </a:graphicData>
              </a:graphic>
            </wp:inline>
          </w:drawing>
        </w:r>
        <w:r w:rsidR="00AF3E40" w:rsidDel="00E36BCB">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delText>s</w:delText>
        </w:r>
      </w:del>
    </w:p>
    <w:p w14:paraId="459B4207" w14:textId="47D4E14B" w:rsidR="00AF3E40" w:rsidDel="00E36BCB" w:rsidRDefault="00AF3E40" w:rsidP="00AF3E40">
      <w:pPr>
        <w:pStyle w:val="ListParagraph"/>
        <w:numPr>
          <w:ilvl w:val="0"/>
          <w:numId w:val="7"/>
        </w:numPr>
        <w:ind w:firstLineChars="0"/>
        <w:rPr>
          <w:del w:id="596" w:author="Microsoft Office User" w:date="2017-01-23T12:30:00Z"/>
        </w:rPr>
      </w:pPr>
      <w:del w:id="597" w:author="Microsoft Office User" w:date="2017-01-23T12:30:00Z">
        <w:r w:rsidDel="00E36BCB">
          <w:rPr>
            <w:rFonts w:hint="eastAsia"/>
          </w:rPr>
          <w:delText xml:space="preserve">                     (b)                     (c)</w:delText>
        </w:r>
      </w:del>
    </w:p>
    <w:p w14:paraId="7040EEFE" w14:textId="71E0ED2D" w:rsidR="00AF3E40" w:rsidDel="00E36BCB" w:rsidRDefault="006370D1" w:rsidP="00AF3E40">
      <w:pPr>
        <w:jc w:val="center"/>
        <w:rPr>
          <w:del w:id="598" w:author="Microsoft Office User" w:date="2017-01-23T12:30:00Z"/>
        </w:rPr>
      </w:pPr>
      <w:del w:id="599" w:author="Microsoft Office User" w:date="2017-01-23T12:30:00Z">
        <w:r w:rsidDel="00E36BCB">
          <w:rPr>
            <w:rFonts w:hint="eastAsia"/>
          </w:rPr>
          <w:delText xml:space="preserve">Fig. 8. </w:delText>
        </w:r>
        <w:r w:rsidR="00AF3E40" w:rsidDel="00E36BCB">
          <w:rPr>
            <w:rFonts w:hint="eastAsia"/>
          </w:rPr>
          <w:delText xml:space="preserve">Fissure manual correction </w:delText>
        </w:r>
        <w:r w:rsidR="00AF3E40" w:rsidDel="00E36BCB">
          <w:delText>procedure</w:delText>
        </w:r>
        <w:r w:rsidR="00AF3E40" w:rsidDel="00E36BCB">
          <w:rPr>
            <w:rFonts w:hint="eastAsia"/>
          </w:rPr>
          <w:delText xml:space="preserve">. (a) Fissures before correction, the blue region is the corrected region. (b) Fissures after correction. (c) The interface for operating correction. </w:delText>
        </w:r>
      </w:del>
    </w:p>
    <w:p w14:paraId="061D680F" w14:textId="77777777" w:rsidR="00AF3E40" w:rsidRPr="00364D7E" w:rsidRDefault="00AF3E40" w:rsidP="00AF3E40">
      <w:pPr>
        <w:spacing w:line="100" w:lineRule="exact"/>
        <w:jc w:val="center"/>
      </w:pPr>
    </w:p>
    <w:p w14:paraId="312DBC93" w14:textId="77777777" w:rsidR="00DE4142" w:rsidRPr="00A03269" w:rsidRDefault="00DE4142" w:rsidP="00AF1ED7">
      <w:pPr>
        <w:pStyle w:val="ListParagraph"/>
        <w:numPr>
          <w:ilvl w:val="0"/>
          <w:numId w:val="2"/>
        </w:numPr>
        <w:ind w:firstLineChars="0"/>
        <w:rPr>
          <w:b/>
          <w:sz w:val="24"/>
          <w:szCs w:val="24"/>
        </w:rPr>
      </w:pPr>
      <w:r w:rsidRPr="00A03269">
        <w:rPr>
          <w:rFonts w:hint="eastAsia"/>
          <w:b/>
          <w:sz w:val="24"/>
          <w:szCs w:val="24"/>
        </w:rPr>
        <w:t>Conclusions and Discussions</w:t>
      </w:r>
    </w:p>
    <w:p w14:paraId="42A824ED" w14:textId="77777777" w:rsidR="00DE4142" w:rsidRDefault="00DE4142" w:rsidP="00DE4142">
      <w:commentRangeStart w:id="600"/>
      <w:r>
        <w:rPr>
          <w:rFonts w:hint="eastAsia"/>
        </w:rPr>
        <w:t xml:space="preserve">In this </w:t>
      </w:r>
      <w:r w:rsidR="001C283D">
        <w:rPr>
          <w:rFonts w:hint="eastAsia"/>
        </w:rPr>
        <w:t>paper,</w:t>
      </w:r>
      <w:r w:rsidR="00DD6662">
        <w:rPr>
          <w:rFonts w:hint="eastAsia"/>
        </w:rPr>
        <w:t xml:space="preserve"> we present</w:t>
      </w:r>
      <w:r>
        <w:rPr>
          <w:rFonts w:hint="eastAsia"/>
        </w:rPr>
        <w:t xml:space="preserve"> a</w:t>
      </w:r>
      <w:r w:rsidR="00E272C7">
        <w:rPr>
          <w:rFonts w:hint="eastAsia"/>
        </w:rPr>
        <w:t>n automatic</w:t>
      </w:r>
      <w:r>
        <w:rPr>
          <w:rFonts w:hint="eastAsia"/>
        </w:rPr>
        <w:t xml:space="preserve"> pulmonary lobar segmentation method combined with some </w:t>
      </w:r>
      <w:r>
        <w:t>manual</w:t>
      </w:r>
      <w:r>
        <w:rPr>
          <w:rFonts w:hint="eastAsia"/>
        </w:rPr>
        <w:t xml:space="preserve"> interaction. The result shows that our segmentation method can perform well on CT images of normal subjects and get a relative accurate result for most of the IPF abnormal subjects. In the future work, a statistical shape model dataset could be </w:t>
      </w:r>
      <w:r>
        <w:t>developed</w:t>
      </w:r>
      <w:r w:rsidR="003E48BA">
        <w:rPr>
          <w:rFonts w:hint="eastAsia"/>
        </w:rPr>
        <w:t>. The dataset could contain</w:t>
      </w:r>
      <w:r>
        <w:rPr>
          <w:rFonts w:hint="eastAsia"/>
        </w:rPr>
        <w:t xml:space="preserve"> different kinds of statistical model </w:t>
      </w:r>
      <w:r w:rsidR="00E272C7">
        <w:rPr>
          <w:rFonts w:hint="eastAsia"/>
        </w:rPr>
        <w:t>for</w:t>
      </w:r>
      <w:r>
        <w:rPr>
          <w:rFonts w:hint="eastAsia"/>
        </w:rPr>
        <w:t xml:space="preserve"> different ages, </w:t>
      </w:r>
      <w:r w:rsidR="003E48BA">
        <w:rPr>
          <w:rFonts w:hint="eastAsia"/>
        </w:rPr>
        <w:t>sexes, lung volume or diseases, since it can help us prediction a more</w:t>
      </w:r>
      <w:r>
        <w:rPr>
          <w:rFonts w:hint="eastAsia"/>
        </w:rPr>
        <w:t xml:space="preserve"> accurate ROI for the future fissure detection. </w:t>
      </w:r>
      <w:r w:rsidR="00E272C7">
        <w:rPr>
          <w:rFonts w:hint="eastAsia"/>
        </w:rPr>
        <w:t>Meanwhile, t</w:t>
      </w:r>
      <w:r>
        <w:rPr>
          <w:rFonts w:hint="eastAsia"/>
        </w:rPr>
        <w:t xml:space="preserve">he method need to be </w:t>
      </w:r>
      <w:r w:rsidR="003E48BA">
        <w:rPr>
          <w:rFonts w:hint="eastAsia"/>
        </w:rPr>
        <w:t>assessed</w:t>
      </w:r>
      <w:r>
        <w:rPr>
          <w:rFonts w:hint="eastAsia"/>
        </w:rPr>
        <w:t xml:space="preserve"> on </w:t>
      </w:r>
      <w:r w:rsidR="003E48BA">
        <w:rPr>
          <w:rFonts w:hint="eastAsia"/>
        </w:rPr>
        <w:t>more</w:t>
      </w:r>
      <w:r>
        <w:rPr>
          <w:rFonts w:hint="eastAsia"/>
        </w:rPr>
        <w:t xml:space="preserve"> </w:t>
      </w:r>
      <w:r w:rsidR="003E48BA">
        <w:rPr>
          <w:rFonts w:hint="eastAsia"/>
        </w:rPr>
        <w:t>diseased</w:t>
      </w:r>
      <w:r>
        <w:rPr>
          <w:rFonts w:hint="eastAsia"/>
        </w:rPr>
        <w:t xml:space="preserve"> subjects and be improved combined with the disease characteristic of these images. A user-friendly interaction and </w:t>
      </w:r>
      <w:r w:rsidR="00E250DB">
        <w:rPr>
          <w:rFonts w:hint="eastAsia"/>
        </w:rPr>
        <w:t>more time-saving</w:t>
      </w:r>
      <w:r>
        <w:rPr>
          <w:rFonts w:hint="eastAsia"/>
        </w:rPr>
        <w:t xml:space="preserve"> programming is also a key point in the future study.</w:t>
      </w:r>
    </w:p>
    <w:p w14:paraId="479D638D" w14:textId="77777777" w:rsidR="00DE4142" w:rsidRDefault="00DE4142" w:rsidP="00DE4142">
      <w:pPr>
        <w:rPr>
          <w:ins w:id="601" w:author="Microsoft Office User" w:date="2017-01-23T12:29:00Z"/>
        </w:rPr>
      </w:pPr>
    </w:p>
    <w:p w14:paraId="6067EB46" w14:textId="77777777" w:rsidR="00E76575" w:rsidRDefault="00E76575" w:rsidP="00E76575">
      <w:pPr>
        <w:rPr>
          <w:ins w:id="602" w:author="Microsoft Office User" w:date="2017-01-23T12:29:00Z"/>
        </w:rPr>
      </w:pPr>
      <w:ins w:id="603" w:author="Microsoft Office User" w:date="2017-01-23T12:29:00Z">
        <w:r>
          <w:rPr>
            <w:rFonts w:hint="eastAsia"/>
          </w:rPr>
          <w:t>Due to the lower resolution and</w:t>
        </w:r>
        <w:r w:rsidRPr="004606F9">
          <w:t xml:space="preserve"> pathologic abnormalities</w:t>
        </w:r>
        <w:r>
          <w:rPr>
            <w:rFonts w:hint="eastAsia"/>
          </w:rPr>
          <w:t xml:space="preserve">, IPF subjects got a worse </w:t>
        </w:r>
        <w:r>
          <w:t>accuracy</w:t>
        </w:r>
        <w:r>
          <w:rPr>
            <w:rFonts w:hint="eastAsia"/>
          </w:rPr>
          <w:t xml:space="preserve">. In </w:t>
        </w:r>
        <w:r>
          <w:t>addition</w:t>
        </w:r>
        <w:r>
          <w:rPr>
            <w:rFonts w:hint="eastAsia"/>
          </w:rPr>
          <w:t xml:space="preserve">, the segmentation method performs well on left oblique fissure than right oblique fissure and right horizontal fissure, because left lung has simpler anatomic structure with only one fissure, in contrast, misdetection happens more often in the area of right lung where the two fissures are closed. See Fig 7, which shows the accuracy </w:t>
        </w:r>
        <w:r>
          <w:t>distribution</w:t>
        </w:r>
        <w:r>
          <w:rPr>
            <w:rFonts w:hint="eastAsia"/>
          </w:rPr>
          <w:t xml:space="preserve"> of the three fissures with different colors. It can be seen that the method causes higher error in the lung boundary area, since the fissures here are commonly incomplete, thus few fissure candidate points can be detected accurately.</w:t>
        </w:r>
      </w:ins>
    </w:p>
    <w:commentRangeEnd w:id="600"/>
    <w:p w14:paraId="36A62715" w14:textId="77777777" w:rsidR="00E76575" w:rsidRDefault="00E36BCB" w:rsidP="00DE4142">
      <w:pPr>
        <w:rPr>
          <w:ins w:id="604" w:author="Microsoft Office User" w:date="2017-01-23T12:29:00Z"/>
        </w:rPr>
      </w:pPr>
      <w:ins w:id="605" w:author="Microsoft Office User" w:date="2017-01-23T12:30:00Z">
        <w:r>
          <w:rPr>
            <w:rStyle w:val="CommentReference"/>
          </w:rPr>
          <w:commentReference w:id="600"/>
        </w:r>
      </w:ins>
    </w:p>
    <w:p w14:paraId="45A9B954" w14:textId="77777777" w:rsidR="00E76575" w:rsidRDefault="00E76575" w:rsidP="00DE4142"/>
    <w:p w14:paraId="7C00EEB0" w14:textId="77777777" w:rsidR="00DE4142" w:rsidRPr="00F20616" w:rsidRDefault="00DE4142" w:rsidP="00DE4142">
      <w:pPr>
        <w:rPr>
          <w:sz w:val="24"/>
        </w:rPr>
      </w:pPr>
      <w:r w:rsidRPr="00F20616">
        <w:rPr>
          <w:rFonts w:hint="eastAsia"/>
          <w:sz w:val="24"/>
        </w:rPr>
        <w:t>Reference</w:t>
      </w:r>
    </w:p>
    <w:p w14:paraId="4AD1C74E" w14:textId="77777777" w:rsidR="00FF3CB8" w:rsidRDefault="00FF3CB8"/>
    <w:sectPr w:rsidR="00FF3C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7-01-18T21:04:00Z" w:initials="Office">
    <w:p w14:paraId="338AA817" w14:textId="097B7059" w:rsidR="0010267B" w:rsidRDefault="0010267B">
      <w:pPr>
        <w:pStyle w:val="CommentText"/>
      </w:pPr>
      <w:r>
        <w:rPr>
          <w:rStyle w:val="CommentReference"/>
        </w:rPr>
        <w:annotationRef/>
      </w:r>
      <w:r>
        <w:t>Its more important here to explain why you are doing the study than to give all the technical details so you need some sentences along these lines.</w:t>
      </w:r>
    </w:p>
  </w:comment>
  <w:comment w:id="11" w:author="Microsoft Office User" w:date="2017-01-23T09:09:00Z" w:initials="Office">
    <w:p w14:paraId="5DC2E642" w14:textId="50C4546F" w:rsidR="0010267B" w:rsidRDefault="0010267B">
      <w:pPr>
        <w:pStyle w:val="CommentText"/>
      </w:pPr>
      <w:r>
        <w:rPr>
          <w:rStyle w:val="CommentReference"/>
        </w:rPr>
        <w:annotationRef/>
      </w:r>
      <w:r>
        <w:t>These two sentences effectively say the same thing and don’t give a strong motivation for lobar segmentation. Papers I have found give lots of reasons which don’t come across here (definitely needs more references and examples):</w:t>
      </w:r>
    </w:p>
    <w:p w14:paraId="57A60D9A" w14:textId="77777777" w:rsidR="0010267B" w:rsidRDefault="0010267B">
      <w:pPr>
        <w:pStyle w:val="CommentText"/>
      </w:pPr>
    </w:p>
    <w:p w14:paraId="1864B267" w14:textId="53CC46B2" w:rsidR="0010267B" w:rsidRDefault="0010267B" w:rsidP="00801E3E">
      <w:pPr>
        <w:pStyle w:val="CommentText"/>
        <w:numPr>
          <w:ilvl w:val="0"/>
          <w:numId w:val="8"/>
        </w:numPr>
      </w:pPr>
      <w:r>
        <w:t xml:space="preserve">Relative functional independence of lobes – because they are independent they logical way to divide the lung when assessing disease distribution, and are likely candidates for surgical removal </w:t>
      </w:r>
    </w:p>
    <w:p w14:paraId="33CCD320" w14:textId="1F082275" w:rsidR="0010267B" w:rsidRDefault="0010267B" w:rsidP="00801E3E">
      <w:pPr>
        <w:pStyle w:val="CommentText"/>
        <w:numPr>
          <w:ilvl w:val="0"/>
          <w:numId w:val="8"/>
        </w:numPr>
      </w:pPr>
      <w:r>
        <w:t>Disease classification: Some diseases are almost exclusively localized to certain lobes of the lung, particularly in early stages, and being able to identify lobar distributions of abnormalities in imaging helps to diagnose pathology and understand the impact of certain pathologies on whole lung function (e.g. ventilation perfusion matching.</w:t>
      </w:r>
    </w:p>
    <w:p w14:paraId="0F03C779" w14:textId="6CEE8E3D" w:rsidR="0010267B" w:rsidRDefault="0010267B" w:rsidP="00801E3E">
      <w:pPr>
        <w:pStyle w:val="CommentText"/>
        <w:numPr>
          <w:ilvl w:val="0"/>
          <w:numId w:val="8"/>
        </w:numPr>
      </w:pPr>
      <w:r>
        <w:t>Intra-patient registration: Lobes are important landmarks when registering within patient imaging (eg changes in lung tissue over time) and allow us to localize disease progression</w:t>
      </w:r>
    </w:p>
    <w:p w14:paraId="1B5A2949" w14:textId="373D8A78" w:rsidR="0010267B" w:rsidRDefault="0010267B" w:rsidP="00801E3E">
      <w:pPr>
        <w:pStyle w:val="CommentText"/>
        <w:numPr>
          <w:ilvl w:val="0"/>
          <w:numId w:val="8"/>
        </w:numPr>
      </w:pPr>
      <w:r>
        <w:t>Operative planning: e.g. emphysema patients benefit most from surgery if disease is in apical lobes. Identifying lobes allows us to determine how localized is disease and what are the possible implications of removing portions of the lung.</w:t>
      </w:r>
    </w:p>
    <w:p w14:paraId="6B8E8F7A" w14:textId="19086D63" w:rsidR="0010267B" w:rsidRDefault="0010267B">
      <w:pPr>
        <w:pStyle w:val="CommentText"/>
      </w:pPr>
    </w:p>
  </w:comment>
  <w:comment w:id="43" w:author="Microsoft Office User" w:date="2017-01-23T09:31:00Z" w:initials="Office">
    <w:p w14:paraId="2AAF8745" w14:textId="35243CE1" w:rsidR="0010267B" w:rsidRDefault="0010267B">
      <w:pPr>
        <w:pStyle w:val="CommentText"/>
      </w:pPr>
      <w:r>
        <w:rPr>
          <w:rStyle w:val="CommentReference"/>
        </w:rPr>
        <w:annotationRef/>
      </w:r>
      <w:r>
        <w:t>Body type? This is a vague term. Do you mean body fat percentage/BMI or height?</w:t>
      </w:r>
    </w:p>
  </w:comment>
  <w:comment w:id="97" w:author="Microsoft Office User" w:date="2017-01-23T10:03:00Z" w:initials="Office">
    <w:p w14:paraId="4353863C" w14:textId="76517992" w:rsidR="0010267B" w:rsidRDefault="0010267B">
      <w:pPr>
        <w:pStyle w:val="CommentText"/>
      </w:pPr>
      <w:r>
        <w:rPr>
          <w:rStyle w:val="CommentReference"/>
        </w:rPr>
        <w:annotationRef/>
      </w:r>
    </w:p>
  </w:comment>
  <w:comment w:id="165" w:author="Microsoft Office User" w:date="2017-01-23T10:13:00Z" w:initials="Office">
    <w:p w14:paraId="0181425E" w14:textId="008878EA" w:rsidR="0010267B" w:rsidRDefault="0010267B">
      <w:pPr>
        <w:pStyle w:val="CommentText"/>
      </w:pPr>
      <w:r>
        <w:rPr>
          <w:rStyle w:val="CommentReference"/>
        </w:rPr>
        <w:annotationRef/>
      </w:r>
      <w:r>
        <w:t>Here you need to describe the data that went into building the statistical shape model, including how fissures were segmented for these subjets</w:t>
      </w:r>
    </w:p>
  </w:comment>
  <w:comment w:id="192" w:author="Microsoft Office User" w:date="2017-01-23T10:18:00Z" w:initials="Office">
    <w:p w14:paraId="273414E5" w14:textId="201DEFE5" w:rsidR="0010267B" w:rsidRDefault="0010267B">
      <w:pPr>
        <w:pStyle w:val="CommentText"/>
      </w:pPr>
      <w:r>
        <w:rPr>
          <w:rStyle w:val="CommentReference"/>
        </w:rPr>
        <w:annotationRef/>
      </w:r>
      <w:r>
        <w:t>Do any nodes have defined anatomical locations, what is done to ensure they can be used as pseudo landmarks.</w:t>
      </w:r>
    </w:p>
  </w:comment>
  <w:comment w:id="226" w:author="Microsoft Office User" w:date="2017-01-23T10:24:00Z" w:initials="Office">
    <w:p w14:paraId="4A3A97B3" w14:textId="10642CC3" w:rsidR="0010267B" w:rsidRDefault="0010267B">
      <w:pPr>
        <w:pStyle w:val="CommentText"/>
      </w:pPr>
      <w:r>
        <w:rPr>
          <w:rStyle w:val="CommentReference"/>
        </w:rPr>
        <w:annotationRef/>
      </w:r>
      <w:r>
        <w:t>If you are short of space some of this info could be removed.</w:t>
      </w:r>
    </w:p>
  </w:comment>
  <w:comment w:id="262" w:author="Microsoft Office User" w:date="2017-01-23T10:33:00Z" w:initials="Office">
    <w:p w14:paraId="4A842DA7" w14:textId="40C70609" w:rsidR="0010267B" w:rsidRDefault="0010267B">
      <w:pPr>
        <w:pStyle w:val="CommentText"/>
      </w:pPr>
      <w:r>
        <w:rPr>
          <w:rStyle w:val="CommentReference"/>
        </w:rPr>
        <w:annotationRef/>
      </w:r>
      <w:r>
        <w:t>Can you specify how many and where they sit in the range if this is always the same</w:t>
      </w:r>
    </w:p>
  </w:comment>
  <w:comment w:id="326" w:author="Microsoft Office User" w:date="2017-01-23T10:41:00Z" w:initials="Office">
    <w:p w14:paraId="2E55231F" w14:textId="3183C4E9" w:rsidR="0010267B" w:rsidRDefault="0010267B">
      <w:pPr>
        <w:pStyle w:val="CommentText"/>
      </w:pPr>
      <w:r>
        <w:rPr>
          <w:rStyle w:val="CommentReference"/>
        </w:rPr>
        <w:annotationRef/>
      </w:r>
      <w:r>
        <w:t>You have changed which one is the largest! Above I think it should be as I have changed it to be consistedn</w:t>
      </w:r>
    </w:p>
  </w:comment>
  <w:comment w:id="337" w:author="Microsoft Office User" w:date="2017-01-23T10:56:00Z" w:initials="Office">
    <w:p w14:paraId="04F66690" w14:textId="20845A06" w:rsidR="0010267B" w:rsidRDefault="0010267B">
      <w:pPr>
        <w:pStyle w:val="CommentText"/>
      </w:pPr>
      <w:r>
        <w:rPr>
          <w:rStyle w:val="CommentReference"/>
        </w:rPr>
        <w:annotationRef/>
      </w:r>
      <w:r>
        <w:t>Technical ter,??</w:t>
      </w:r>
    </w:p>
  </w:comment>
  <w:comment w:id="401" w:author="Microsoft Office User" w:date="2017-01-23T12:06:00Z" w:initials="Office">
    <w:p w14:paraId="7F00F1AA" w14:textId="235BB865" w:rsidR="0010267B" w:rsidRDefault="0010267B">
      <w:pPr>
        <w:pStyle w:val="CommentText"/>
      </w:pPr>
      <w:r>
        <w:rPr>
          <w:rStyle w:val="CommentReference"/>
        </w:rPr>
        <w:annotationRef/>
      </w:r>
      <w:r>
        <w:t>Define the distance</w:t>
      </w:r>
    </w:p>
  </w:comment>
  <w:comment w:id="437" w:author="Microsoft Office User" w:date="2017-01-23T12:13:00Z" w:initials="Office">
    <w:p w14:paraId="30B06A1A" w14:textId="0EAC9685" w:rsidR="00D5199B" w:rsidRDefault="00D5199B">
      <w:pPr>
        <w:pStyle w:val="CommentText"/>
      </w:pPr>
      <w:r>
        <w:rPr>
          <w:rStyle w:val="CommentReference"/>
        </w:rPr>
        <w:annotationRef/>
      </w:r>
      <w:r>
        <w:t>X’ and y’ are undefined</w:t>
      </w:r>
    </w:p>
  </w:comment>
  <w:comment w:id="438" w:author="Microsoft Office User" w:date="2017-01-23T12:13:00Z" w:initials="Office">
    <w:p w14:paraId="0E1714B5" w14:textId="67352A71" w:rsidR="00D5199B" w:rsidRDefault="00D5199B">
      <w:pPr>
        <w:pStyle w:val="CommentText"/>
      </w:pPr>
      <w:r>
        <w:rPr>
          <w:rStyle w:val="CommentReference"/>
        </w:rPr>
        <w:annotationRef/>
      </w:r>
      <w:r>
        <w:t>Cant see anything on 4e!</w:t>
      </w:r>
    </w:p>
  </w:comment>
  <w:comment w:id="441" w:author="Microsoft Office User" w:date="2017-01-23T12:19:00Z" w:initials="Office">
    <w:p w14:paraId="08B4C4F6" w14:textId="10C81F51" w:rsidR="00D5199B" w:rsidRDefault="00D5199B">
      <w:pPr>
        <w:pStyle w:val="CommentText"/>
      </w:pPr>
      <w:r>
        <w:rPr>
          <w:rStyle w:val="CommentReference"/>
        </w:rPr>
        <w:annotationRef/>
      </w:r>
      <w:r>
        <w:t xml:space="preserve">Please define specifically which parameter </w:t>
      </w:r>
      <w:r w:rsidR="00E36BCB">
        <w:rPr>
          <w:noProof/>
        </w:rPr>
        <w:t>values</w:t>
      </w:r>
    </w:p>
  </w:comment>
  <w:comment w:id="447" w:author="Microsoft Office User" w:date="2017-01-23T12:15:00Z" w:initials="Office">
    <w:p w14:paraId="13378A0F" w14:textId="377D1D73" w:rsidR="00D5199B" w:rsidRDefault="00D5199B">
      <w:pPr>
        <w:pStyle w:val="CommentText"/>
      </w:pPr>
      <w:r>
        <w:rPr>
          <w:rStyle w:val="CommentReference"/>
        </w:rPr>
        <w:annotationRef/>
      </w:r>
      <w:r>
        <w:t>Not easy to see.</w:t>
      </w:r>
    </w:p>
  </w:comment>
  <w:comment w:id="439" w:author="Microsoft Office User" w:date="2017-01-23T12:20:00Z" w:initials="Office">
    <w:p w14:paraId="5FFDC02D" w14:textId="57885CBF" w:rsidR="00027412" w:rsidRDefault="00027412">
      <w:pPr>
        <w:pStyle w:val="CommentText"/>
      </w:pPr>
      <w:r>
        <w:rPr>
          <w:rStyle w:val="CommentReference"/>
        </w:rPr>
        <w:annotationRef/>
      </w:r>
      <w:r>
        <w:t>If we run out of space we should consider whether this is necessary. We are not providing anyone with the tools right now so it may be enough to say simply which parameters are image specific</w:t>
      </w:r>
    </w:p>
  </w:comment>
  <w:comment w:id="456" w:author="Microsoft Office User" w:date="2017-01-23T12:22:00Z" w:initials="Office">
    <w:p w14:paraId="63C6E19E" w14:textId="7CDFF773" w:rsidR="00490214" w:rsidRDefault="00490214">
      <w:pPr>
        <w:pStyle w:val="CommentText"/>
      </w:pPr>
      <w:r>
        <w:rPr>
          <w:rStyle w:val="CommentReference"/>
        </w:rPr>
        <w:annotationRef/>
      </w:r>
      <w:r>
        <w:t>For Merryn to change but needs to be reworded</w:t>
      </w:r>
    </w:p>
  </w:comment>
  <w:comment w:id="586" w:author="Microsoft Office User" w:date="2017-01-23T12:29:00Z" w:initials="Office">
    <w:p w14:paraId="661254C8" w14:textId="3E670DD9" w:rsidR="00E76575" w:rsidRDefault="00E76575">
      <w:pPr>
        <w:pStyle w:val="CommentText"/>
      </w:pPr>
      <w:r>
        <w:rPr>
          <w:rStyle w:val="CommentReference"/>
        </w:rPr>
        <w:annotationRef/>
      </w:r>
      <w:r>
        <w:t xml:space="preserve">Cant see these images. If you dave directly as png from cmgui </w:t>
      </w:r>
      <w:r w:rsidR="008D1A72">
        <w:t>you should be able to get them on white backgrounds.</w:t>
      </w:r>
    </w:p>
  </w:comment>
  <w:comment w:id="600" w:author="Microsoft Office User" w:date="2017-01-23T12:30:00Z" w:initials="Office">
    <w:p w14:paraId="07808506" w14:textId="77777777" w:rsidR="00E36BCB" w:rsidRDefault="00E36BCB">
      <w:pPr>
        <w:pStyle w:val="CommentText"/>
      </w:pPr>
      <w:r>
        <w:rPr>
          <w:rStyle w:val="CommentReference"/>
        </w:rPr>
        <w:annotationRef/>
      </w:r>
      <w:r>
        <w:t xml:space="preserve">This section needs work. </w:t>
      </w:r>
    </w:p>
    <w:p w14:paraId="69E51B33" w14:textId="77777777" w:rsidR="00E36BCB" w:rsidRDefault="00E36BCB">
      <w:pPr>
        <w:pStyle w:val="CommentText"/>
      </w:pPr>
      <w:r>
        <w:t>1. What you have presented</w:t>
      </w:r>
    </w:p>
    <w:p w14:paraId="07E4499F" w14:textId="77777777" w:rsidR="00E36BCB" w:rsidRDefault="00E36BCB">
      <w:pPr>
        <w:pStyle w:val="CommentText"/>
      </w:pPr>
      <w:r>
        <w:t>2. Accuracy of mthod and comment on reduced accuracy in IPF, note that you can actually segment a fissure in IPF subject which many studies would not</w:t>
      </w:r>
    </w:p>
    <w:p w14:paraId="2C716C68" w14:textId="77777777" w:rsidR="00E36BCB" w:rsidRDefault="00E36BCB">
      <w:pPr>
        <w:pStyle w:val="CommentText"/>
      </w:pPr>
      <w:r>
        <w:t>3. Comparison to existing methods (why is it worth using yours)</w:t>
      </w:r>
    </w:p>
    <w:p w14:paraId="4D8A1949" w14:textId="74127B2A" w:rsidR="00E36BCB" w:rsidRDefault="00E36BCB">
      <w:pPr>
        <w:pStyle w:val="CommentText"/>
      </w:pPr>
      <w:r>
        <w:t>4. Maybe at this point its appropriate to comment on gui in ptk but only if it is actually being added to the PTK repository for iothers to use</w:t>
      </w:r>
    </w:p>
    <w:p w14:paraId="1B465408" w14:textId="6D592A5E" w:rsidR="00E36BCB" w:rsidRDefault="00E36BCB">
      <w:pPr>
        <w:pStyle w:val="CommentText"/>
      </w:pPr>
      <w:r>
        <w:t>5. Touch briefly on study limitations.</w:t>
      </w:r>
      <w:bookmarkStart w:id="606" w:name="_GoBack"/>
      <w:bookmarkEnd w:id="606"/>
    </w:p>
    <w:p w14:paraId="3D6ACC8C" w14:textId="1658A208" w:rsidR="00E36BCB" w:rsidRDefault="00E36BCB">
      <w:pPr>
        <w:pStyle w:val="CommentText"/>
      </w:pP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AA817" w15:done="0"/>
  <w15:commentEx w15:paraId="6B8E8F7A" w15:done="0"/>
  <w15:commentEx w15:paraId="2AAF8745" w15:done="0"/>
  <w15:commentEx w15:paraId="4353863C" w15:done="0"/>
  <w15:commentEx w15:paraId="0181425E" w15:done="0"/>
  <w15:commentEx w15:paraId="273414E5" w15:done="0"/>
  <w15:commentEx w15:paraId="4A3A97B3" w15:done="0"/>
  <w15:commentEx w15:paraId="4A842DA7" w15:done="0"/>
  <w15:commentEx w15:paraId="2E55231F" w15:done="0"/>
  <w15:commentEx w15:paraId="04F66690" w15:done="0"/>
  <w15:commentEx w15:paraId="7F00F1AA" w15:done="0"/>
  <w15:commentEx w15:paraId="30B06A1A" w15:done="0"/>
  <w15:commentEx w15:paraId="0E1714B5" w15:done="0"/>
  <w15:commentEx w15:paraId="08B4C4F6" w15:done="0"/>
  <w15:commentEx w15:paraId="13378A0F" w15:done="0"/>
  <w15:commentEx w15:paraId="5FFDC02D" w15:done="0"/>
  <w15:commentEx w15:paraId="63C6E19E" w15:done="0"/>
  <w15:commentEx w15:paraId="661254C8" w15:done="0"/>
  <w15:commentEx w15:paraId="3D6ACC8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5">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A1B6D96"/>
    <w:multiLevelType w:val="hybridMultilevel"/>
    <w:tmpl w:val="AAA0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1"/>
  </w:num>
  <w:num w:numId="2">
    <w:abstractNumId w:val="5"/>
  </w:num>
  <w:num w:numId="3">
    <w:abstractNumId w:val="0"/>
  </w:num>
  <w:num w:numId="4">
    <w:abstractNumId w:val="2"/>
  </w:num>
  <w:num w:numId="5">
    <w:abstractNumId w:val="3"/>
  </w:num>
  <w:num w:numId="6">
    <w:abstractNumId w:val="7"/>
  </w:num>
  <w:num w:numId="7">
    <w:abstractNumId w:val="4"/>
  </w:num>
  <w:num w:numId="8">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FA2"/>
    <w:rsid w:val="00011D6E"/>
    <w:rsid w:val="00023611"/>
    <w:rsid w:val="00027412"/>
    <w:rsid w:val="0003246B"/>
    <w:rsid w:val="000443F9"/>
    <w:rsid w:val="00071E80"/>
    <w:rsid w:val="000871AD"/>
    <w:rsid w:val="000B1150"/>
    <w:rsid w:val="000B7DF9"/>
    <w:rsid w:val="000E1DD1"/>
    <w:rsid w:val="0010267B"/>
    <w:rsid w:val="00120AE4"/>
    <w:rsid w:val="0015591D"/>
    <w:rsid w:val="00173EA0"/>
    <w:rsid w:val="00175F05"/>
    <w:rsid w:val="00176601"/>
    <w:rsid w:val="0019773D"/>
    <w:rsid w:val="001B22DF"/>
    <w:rsid w:val="001C283D"/>
    <w:rsid w:val="001C5B7C"/>
    <w:rsid w:val="001C74A1"/>
    <w:rsid w:val="001F20F5"/>
    <w:rsid w:val="001F7B6F"/>
    <w:rsid w:val="00216C62"/>
    <w:rsid w:val="00232273"/>
    <w:rsid w:val="0025551A"/>
    <w:rsid w:val="00291C19"/>
    <w:rsid w:val="002A75B0"/>
    <w:rsid w:val="002B31A4"/>
    <w:rsid w:val="002B3E07"/>
    <w:rsid w:val="002E45DB"/>
    <w:rsid w:val="002F2A0D"/>
    <w:rsid w:val="00330414"/>
    <w:rsid w:val="0033138E"/>
    <w:rsid w:val="00337AE7"/>
    <w:rsid w:val="00366CAB"/>
    <w:rsid w:val="003A0994"/>
    <w:rsid w:val="003C74FC"/>
    <w:rsid w:val="003E045F"/>
    <w:rsid w:val="003E48BA"/>
    <w:rsid w:val="003F5DA0"/>
    <w:rsid w:val="00450335"/>
    <w:rsid w:val="0045332B"/>
    <w:rsid w:val="0045500D"/>
    <w:rsid w:val="00456436"/>
    <w:rsid w:val="004606F9"/>
    <w:rsid w:val="00467BEF"/>
    <w:rsid w:val="0048129A"/>
    <w:rsid w:val="0048682E"/>
    <w:rsid w:val="00490214"/>
    <w:rsid w:val="004A1FE0"/>
    <w:rsid w:val="004B6080"/>
    <w:rsid w:val="004D0B62"/>
    <w:rsid w:val="004E4FBE"/>
    <w:rsid w:val="004F0453"/>
    <w:rsid w:val="00504DF2"/>
    <w:rsid w:val="00525F4D"/>
    <w:rsid w:val="00541565"/>
    <w:rsid w:val="00550CA6"/>
    <w:rsid w:val="00573595"/>
    <w:rsid w:val="0057589B"/>
    <w:rsid w:val="005E313D"/>
    <w:rsid w:val="005F1852"/>
    <w:rsid w:val="006019F3"/>
    <w:rsid w:val="00631C93"/>
    <w:rsid w:val="006370D1"/>
    <w:rsid w:val="00643468"/>
    <w:rsid w:val="00682FA2"/>
    <w:rsid w:val="00685A60"/>
    <w:rsid w:val="006A56A8"/>
    <w:rsid w:val="006B0D45"/>
    <w:rsid w:val="006C12DE"/>
    <w:rsid w:val="006D6ADD"/>
    <w:rsid w:val="00734ABB"/>
    <w:rsid w:val="007804B0"/>
    <w:rsid w:val="00780F2B"/>
    <w:rsid w:val="007A1C0F"/>
    <w:rsid w:val="007C026C"/>
    <w:rsid w:val="007E1D0B"/>
    <w:rsid w:val="007E44D3"/>
    <w:rsid w:val="007E5046"/>
    <w:rsid w:val="00801E3E"/>
    <w:rsid w:val="00834120"/>
    <w:rsid w:val="00844BC1"/>
    <w:rsid w:val="008531C1"/>
    <w:rsid w:val="008616B0"/>
    <w:rsid w:val="00867305"/>
    <w:rsid w:val="00882B78"/>
    <w:rsid w:val="008D1A72"/>
    <w:rsid w:val="008D2FD4"/>
    <w:rsid w:val="008E26F6"/>
    <w:rsid w:val="008E664D"/>
    <w:rsid w:val="008E78BD"/>
    <w:rsid w:val="009175B1"/>
    <w:rsid w:val="00924A52"/>
    <w:rsid w:val="009255E9"/>
    <w:rsid w:val="00927432"/>
    <w:rsid w:val="00930F6F"/>
    <w:rsid w:val="009351AF"/>
    <w:rsid w:val="00943E94"/>
    <w:rsid w:val="00955838"/>
    <w:rsid w:val="00960CD4"/>
    <w:rsid w:val="0096714F"/>
    <w:rsid w:val="00995CC9"/>
    <w:rsid w:val="009A0786"/>
    <w:rsid w:val="009B478F"/>
    <w:rsid w:val="009C077B"/>
    <w:rsid w:val="009C124F"/>
    <w:rsid w:val="009D7F98"/>
    <w:rsid w:val="009F482F"/>
    <w:rsid w:val="00A03269"/>
    <w:rsid w:val="00A06DA7"/>
    <w:rsid w:val="00A10594"/>
    <w:rsid w:val="00A1761A"/>
    <w:rsid w:val="00A51E81"/>
    <w:rsid w:val="00A54E4B"/>
    <w:rsid w:val="00A742F9"/>
    <w:rsid w:val="00A82F23"/>
    <w:rsid w:val="00AA1F5C"/>
    <w:rsid w:val="00AC7788"/>
    <w:rsid w:val="00AD0100"/>
    <w:rsid w:val="00AD7C6C"/>
    <w:rsid w:val="00AF1ED7"/>
    <w:rsid w:val="00AF3E40"/>
    <w:rsid w:val="00AF5BBD"/>
    <w:rsid w:val="00B045A4"/>
    <w:rsid w:val="00B50CCD"/>
    <w:rsid w:val="00B53BF9"/>
    <w:rsid w:val="00B63BD3"/>
    <w:rsid w:val="00BD6A82"/>
    <w:rsid w:val="00C201D8"/>
    <w:rsid w:val="00C20BCC"/>
    <w:rsid w:val="00C21B12"/>
    <w:rsid w:val="00CC6E99"/>
    <w:rsid w:val="00CC7162"/>
    <w:rsid w:val="00CD3E29"/>
    <w:rsid w:val="00CE25DC"/>
    <w:rsid w:val="00CE6538"/>
    <w:rsid w:val="00CF7859"/>
    <w:rsid w:val="00D065B4"/>
    <w:rsid w:val="00D121B7"/>
    <w:rsid w:val="00D1668B"/>
    <w:rsid w:val="00D43C37"/>
    <w:rsid w:val="00D5199B"/>
    <w:rsid w:val="00D8539D"/>
    <w:rsid w:val="00DC53D9"/>
    <w:rsid w:val="00DD6662"/>
    <w:rsid w:val="00DE4142"/>
    <w:rsid w:val="00E03B77"/>
    <w:rsid w:val="00E1105C"/>
    <w:rsid w:val="00E1167D"/>
    <w:rsid w:val="00E250DB"/>
    <w:rsid w:val="00E25FD3"/>
    <w:rsid w:val="00E272C7"/>
    <w:rsid w:val="00E36BCB"/>
    <w:rsid w:val="00E65CF0"/>
    <w:rsid w:val="00E70062"/>
    <w:rsid w:val="00E76575"/>
    <w:rsid w:val="00EB1A62"/>
    <w:rsid w:val="00EB5D15"/>
    <w:rsid w:val="00EE57BD"/>
    <w:rsid w:val="00F05D93"/>
    <w:rsid w:val="00F20616"/>
    <w:rsid w:val="00F23655"/>
    <w:rsid w:val="00F47B9F"/>
    <w:rsid w:val="00F55CEA"/>
    <w:rsid w:val="00FF1CFC"/>
    <w:rsid w:val="00FF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97F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E4142"/>
    <w:pPr>
      <w:widowControl w:val="0"/>
      <w:jc w:val="both"/>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142"/>
    <w:pPr>
      <w:ind w:firstLineChars="200" w:firstLine="420"/>
    </w:pPr>
    <w:rPr>
      <w:szCs w:val="22"/>
    </w:rPr>
  </w:style>
  <w:style w:type="character" w:styleId="Hyperlink">
    <w:name w:val="Hyperlink"/>
    <w:basedOn w:val="DefaultParagraphFont"/>
    <w:uiPriority w:val="99"/>
    <w:unhideWhenUsed/>
    <w:rsid w:val="00DE4142"/>
    <w:rPr>
      <w:color w:val="0000FF" w:themeColor="hyperlink"/>
      <w:u w:val="single"/>
    </w:rPr>
  </w:style>
  <w:style w:type="paragraph" w:styleId="BalloonText">
    <w:name w:val="Balloon Text"/>
    <w:basedOn w:val="Normal"/>
    <w:link w:val="BalloonTextChar"/>
    <w:uiPriority w:val="99"/>
    <w:semiHidden/>
    <w:unhideWhenUsed/>
    <w:rsid w:val="00DE4142"/>
    <w:rPr>
      <w:sz w:val="18"/>
      <w:szCs w:val="18"/>
    </w:rPr>
  </w:style>
  <w:style w:type="character" w:customStyle="1" w:styleId="BalloonTextChar">
    <w:name w:val="Balloon Text Char"/>
    <w:basedOn w:val="DefaultParagraphFont"/>
    <w:link w:val="BalloonText"/>
    <w:uiPriority w:val="99"/>
    <w:semiHidden/>
    <w:rsid w:val="00DE4142"/>
    <w:rPr>
      <w:sz w:val="18"/>
      <w:szCs w:val="18"/>
    </w:rPr>
  </w:style>
  <w:style w:type="paragraph" w:styleId="NormalWeb">
    <w:name w:val="Normal (Web)"/>
    <w:basedOn w:val="Normal"/>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character" w:styleId="CommentReference">
    <w:name w:val="annotation reference"/>
    <w:basedOn w:val="DefaultParagraphFont"/>
    <w:uiPriority w:val="99"/>
    <w:semiHidden/>
    <w:unhideWhenUsed/>
    <w:rsid w:val="009A0786"/>
    <w:rPr>
      <w:sz w:val="18"/>
      <w:szCs w:val="18"/>
    </w:rPr>
  </w:style>
  <w:style w:type="paragraph" w:styleId="CommentText">
    <w:name w:val="annotation text"/>
    <w:basedOn w:val="Normal"/>
    <w:link w:val="CommentTextChar"/>
    <w:uiPriority w:val="99"/>
    <w:semiHidden/>
    <w:unhideWhenUsed/>
    <w:rsid w:val="009A0786"/>
    <w:rPr>
      <w:sz w:val="24"/>
    </w:rPr>
  </w:style>
  <w:style w:type="character" w:customStyle="1" w:styleId="CommentTextChar">
    <w:name w:val="Comment Text Char"/>
    <w:basedOn w:val="DefaultParagraphFont"/>
    <w:link w:val="CommentText"/>
    <w:uiPriority w:val="99"/>
    <w:semiHidden/>
    <w:rsid w:val="009A0786"/>
    <w:rPr>
      <w:sz w:val="24"/>
      <w:szCs w:val="24"/>
    </w:rPr>
  </w:style>
  <w:style w:type="paragraph" w:styleId="CommentSubject">
    <w:name w:val="annotation subject"/>
    <w:basedOn w:val="CommentText"/>
    <w:next w:val="CommentText"/>
    <w:link w:val="CommentSubjectChar"/>
    <w:uiPriority w:val="99"/>
    <w:semiHidden/>
    <w:unhideWhenUsed/>
    <w:rsid w:val="009A0786"/>
    <w:rPr>
      <w:b/>
      <w:bCs/>
      <w:sz w:val="20"/>
      <w:szCs w:val="20"/>
    </w:rPr>
  </w:style>
  <w:style w:type="character" w:customStyle="1" w:styleId="CommentSubjectChar">
    <w:name w:val="Comment Subject Char"/>
    <w:basedOn w:val="CommentTextChar"/>
    <w:link w:val="CommentSubject"/>
    <w:uiPriority w:val="99"/>
    <w:semiHidden/>
    <w:rsid w:val="009A0786"/>
    <w:rPr>
      <w:b/>
      <w:bCs/>
      <w:sz w:val="20"/>
      <w:szCs w:val="20"/>
    </w:rPr>
  </w:style>
  <w:style w:type="paragraph" w:styleId="Revision">
    <w:name w:val="Revision"/>
    <w:hidden/>
    <w:uiPriority w:val="99"/>
    <w:semiHidden/>
    <w:rsid w:val="00D5199B"/>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5518">
      <w:bodyDiv w:val="1"/>
      <w:marLeft w:val="0"/>
      <w:marRight w:val="0"/>
      <w:marTop w:val="0"/>
      <w:marBottom w:val="0"/>
      <w:divBdr>
        <w:top w:val="none" w:sz="0" w:space="0" w:color="auto"/>
        <w:left w:val="none" w:sz="0" w:space="0" w:color="auto"/>
        <w:bottom w:val="none" w:sz="0" w:space="0" w:color="auto"/>
        <w:right w:val="none" w:sz="0" w:space="0" w:color="auto"/>
      </w:divBdr>
    </w:div>
    <w:div w:id="688457939">
      <w:bodyDiv w:val="1"/>
      <w:marLeft w:val="0"/>
      <w:marRight w:val="0"/>
      <w:marTop w:val="0"/>
      <w:marBottom w:val="0"/>
      <w:divBdr>
        <w:top w:val="none" w:sz="0" w:space="0" w:color="auto"/>
        <w:left w:val="none" w:sz="0" w:space="0" w:color="auto"/>
        <w:bottom w:val="none" w:sz="0" w:space="0" w:color="auto"/>
        <w:right w:val="none" w:sz="0" w:space="0" w:color="auto"/>
      </w:divBdr>
    </w:div>
    <w:div w:id="1065299667">
      <w:bodyDiv w:val="1"/>
      <w:marLeft w:val="0"/>
      <w:marRight w:val="0"/>
      <w:marTop w:val="0"/>
      <w:marBottom w:val="0"/>
      <w:divBdr>
        <w:top w:val="none" w:sz="0" w:space="0" w:color="auto"/>
        <w:left w:val="none" w:sz="0" w:space="0" w:color="auto"/>
        <w:bottom w:val="none" w:sz="0" w:space="0" w:color="auto"/>
        <w:right w:val="none" w:sz="0" w:space="0" w:color="auto"/>
      </w:divBdr>
    </w:div>
    <w:div w:id="1174878879">
      <w:bodyDiv w:val="1"/>
      <w:marLeft w:val="0"/>
      <w:marRight w:val="0"/>
      <w:marTop w:val="0"/>
      <w:marBottom w:val="0"/>
      <w:divBdr>
        <w:top w:val="none" w:sz="0" w:space="0" w:color="auto"/>
        <w:left w:val="none" w:sz="0" w:space="0" w:color="auto"/>
        <w:bottom w:val="none" w:sz="0" w:space="0" w:color="auto"/>
        <w:right w:val="none" w:sz="0" w:space="0" w:color="auto"/>
      </w:divBdr>
    </w:div>
    <w:div w:id="125432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hyperlink" Target="https://github.com/tomdoel/pulmonarytoolkit"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www.cmiss.org"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EC82D-6C5E-6648-B7C4-6BAEF2CCF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4164</Words>
  <Characters>23737</Characters>
  <Application>Microsoft Macintosh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Microsoft Office User</cp:lastModifiedBy>
  <cp:revision>27</cp:revision>
  <cp:lastPrinted>2017-01-17T01:15:00Z</cp:lastPrinted>
  <dcterms:created xsi:type="dcterms:W3CDTF">2017-01-18T08:00:00Z</dcterms:created>
  <dcterms:modified xsi:type="dcterms:W3CDTF">2017-01-22T23:34:00Z</dcterms:modified>
</cp:coreProperties>
</file>